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50C03D" w14:textId="0A3272AD" w:rsidR="00931C6E" w:rsidRDefault="000A203E">
      <w:pPr>
        <w:pStyle w:val="TOC1"/>
        <w:tabs>
          <w:tab w:val="right" w:pos="10456"/>
        </w:tabs>
        <w:rPr>
          <w:rFonts w:eastAsiaTheme="minorEastAsia" w:cstheme="minorBidi"/>
          <w:b w:val="0"/>
          <w:bCs w:val="0"/>
          <w:caps w:val="0"/>
          <w:noProof/>
          <w:u w:val="none"/>
          <w:lang w:eastAsia="en-GB"/>
        </w:rPr>
      </w:pPr>
      <w:r>
        <w:rPr>
          <w:i/>
          <w:iCs/>
          <w:caps w:val="0"/>
          <w:sz w:val="24"/>
          <w:szCs w:val="24"/>
        </w:rPr>
        <w:fldChar w:fldCharType="begin"/>
      </w:r>
      <w:r>
        <w:rPr>
          <w:i/>
          <w:iCs/>
          <w:caps w:val="0"/>
          <w:sz w:val="24"/>
          <w:szCs w:val="24"/>
        </w:rPr>
        <w:instrText xml:space="preserve"> TOC \o "1-3" \h \z \u </w:instrText>
      </w:r>
      <w:r>
        <w:rPr>
          <w:i/>
          <w:iCs/>
          <w:caps w:val="0"/>
          <w:sz w:val="24"/>
          <w:szCs w:val="24"/>
        </w:rPr>
        <w:fldChar w:fldCharType="separate"/>
      </w:r>
      <w:hyperlink w:anchor="_Toc64288799" w:history="1">
        <w:r w:rsidR="00931C6E" w:rsidRPr="009B7D83">
          <w:rPr>
            <w:rStyle w:val="Hyperlink"/>
            <w:noProof/>
          </w:rPr>
          <w:t>Acute Lower Respiratory Infection (ALRI) Module</w:t>
        </w:r>
        <w:r w:rsidR="00931C6E">
          <w:rPr>
            <w:noProof/>
            <w:webHidden/>
          </w:rPr>
          <w:tab/>
        </w:r>
        <w:r w:rsidR="00931C6E">
          <w:rPr>
            <w:noProof/>
            <w:webHidden/>
          </w:rPr>
          <w:fldChar w:fldCharType="begin"/>
        </w:r>
        <w:r w:rsidR="00931C6E">
          <w:rPr>
            <w:noProof/>
            <w:webHidden/>
          </w:rPr>
          <w:instrText xml:space="preserve"> PAGEREF _Toc64288799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3EEB9CBB" w14:textId="671F30BB" w:rsidR="00931C6E" w:rsidRDefault="000979B2">
      <w:pPr>
        <w:pStyle w:val="TOC2"/>
        <w:tabs>
          <w:tab w:val="right" w:pos="10456"/>
        </w:tabs>
        <w:rPr>
          <w:rFonts w:eastAsiaTheme="minorEastAsia" w:cstheme="minorBidi"/>
          <w:b w:val="0"/>
          <w:bCs w:val="0"/>
          <w:smallCaps w:val="0"/>
          <w:noProof/>
          <w:lang w:eastAsia="en-GB"/>
        </w:rPr>
      </w:pPr>
      <w:hyperlink w:anchor="_Toc64288800" w:history="1">
        <w:r w:rsidR="00931C6E" w:rsidRPr="009B7D83">
          <w:rPr>
            <w:rStyle w:val="Hyperlink"/>
            <w:noProof/>
          </w:rPr>
          <w:t>Background</w:t>
        </w:r>
        <w:r w:rsidR="00931C6E">
          <w:rPr>
            <w:noProof/>
            <w:webHidden/>
          </w:rPr>
          <w:tab/>
        </w:r>
        <w:r w:rsidR="00931C6E">
          <w:rPr>
            <w:noProof/>
            <w:webHidden/>
          </w:rPr>
          <w:fldChar w:fldCharType="begin"/>
        </w:r>
        <w:r w:rsidR="00931C6E">
          <w:rPr>
            <w:noProof/>
            <w:webHidden/>
          </w:rPr>
          <w:instrText xml:space="preserve"> PAGEREF _Toc64288800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6FE89117" w14:textId="353D8F7F" w:rsidR="00931C6E" w:rsidRDefault="000979B2">
      <w:pPr>
        <w:pStyle w:val="TOC3"/>
        <w:tabs>
          <w:tab w:val="right" w:pos="10456"/>
        </w:tabs>
        <w:rPr>
          <w:rFonts w:eastAsiaTheme="minorEastAsia" w:cstheme="minorBidi"/>
          <w:smallCaps w:val="0"/>
          <w:noProof/>
          <w:lang w:eastAsia="en-GB"/>
        </w:rPr>
      </w:pPr>
      <w:hyperlink w:anchor="_Toc64288801" w:history="1">
        <w:r w:rsidR="00931C6E" w:rsidRPr="009B7D83">
          <w:rPr>
            <w:rStyle w:val="Hyperlink"/>
            <w:noProof/>
          </w:rPr>
          <w:t>The Thanzi La Onse Model</w:t>
        </w:r>
        <w:r w:rsidR="00931C6E">
          <w:rPr>
            <w:noProof/>
            <w:webHidden/>
          </w:rPr>
          <w:tab/>
        </w:r>
        <w:r w:rsidR="00931C6E">
          <w:rPr>
            <w:noProof/>
            <w:webHidden/>
          </w:rPr>
          <w:fldChar w:fldCharType="begin"/>
        </w:r>
        <w:r w:rsidR="00931C6E">
          <w:rPr>
            <w:noProof/>
            <w:webHidden/>
          </w:rPr>
          <w:instrText xml:space="preserve"> PAGEREF _Toc64288801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4813136B" w14:textId="3521F1EA" w:rsidR="00931C6E" w:rsidRDefault="000979B2">
      <w:pPr>
        <w:pStyle w:val="TOC3"/>
        <w:tabs>
          <w:tab w:val="right" w:pos="10456"/>
        </w:tabs>
        <w:rPr>
          <w:rFonts w:eastAsiaTheme="minorEastAsia" w:cstheme="minorBidi"/>
          <w:smallCaps w:val="0"/>
          <w:noProof/>
          <w:lang w:eastAsia="en-GB"/>
        </w:rPr>
      </w:pPr>
      <w:hyperlink w:anchor="_Toc64288802" w:history="1">
        <w:r w:rsidR="00931C6E" w:rsidRPr="009B7D83">
          <w:rPr>
            <w:rStyle w:val="Hyperlink"/>
            <w:noProof/>
          </w:rPr>
          <w:t>General approach to decisions on modelling causal influences and effects of interventions</w:t>
        </w:r>
        <w:r w:rsidR="00931C6E">
          <w:rPr>
            <w:noProof/>
            <w:webHidden/>
          </w:rPr>
          <w:tab/>
        </w:r>
        <w:r w:rsidR="00931C6E">
          <w:rPr>
            <w:noProof/>
            <w:webHidden/>
          </w:rPr>
          <w:fldChar w:fldCharType="begin"/>
        </w:r>
        <w:r w:rsidR="00931C6E">
          <w:rPr>
            <w:noProof/>
            <w:webHidden/>
          </w:rPr>
          <w:instrText xml:space="preserve"> PAGEREF _Toc64288802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1EDCD7A6" w14:textId="2A5FD708" w:rsidR="00931C6E" w:rsidRDefault="000979B2">
      <w:pPr>
        <w:pStyle w:val="TOC3"/>
        <w:tabs>
          <w:tab w:val="right" w:pos="10456"/>
        </w:tabs>
        <w:rPr>
          <w:rFonts w:eastAsiaTheme="minorEastAsia" w:cstheme="minorBidi"/>
          <w:smallCaps w:val="0"/>
          <w:noProof/>
          <w:lang w:eastAsia="en-GB"/>
        </w:rPr>
      </w:pPr>
      <w:hyperlink w:anchor="_Toc64288803" w:history="1">
        <w:r w:rsidR="00931C6E" w:rsidRPr="009B7D83">
          <w:rPr>
            <w:rStyle w:val="Hyperlink"/>
            <w:noProof/>
          </w:rPr>
          <w:t>Demographic and social characteristics modelled</w:t>
        </w:r>
        <w:r w:rsidR="00931C6E">
          <w:rPr>
            <w:noProof/>
            <w:webHidden/>
          </w:rPr>
          <w:tab/>
        </w:r>
        <w:r w:rsidR="00931C6E">
          <w:rPr>
            <w:noProof/>
            <w:webHidden/>
          </w:rPr>
          <w:fldChar w:fldCharType="begin"/>
        </w:r>
        <w:r w:rsidR="00931C6E">
          <w:rPr>
            <w:noProof/>
            <w:webHidden/>
          </w:rPr>
          <w:instrText xml:space="preserve"> PAGEREF _Toc64288803 \h </w:instrText>
        </w:r>
        <w:r w:rsidR="00931C6E">
          <w:rPr>
            <w:noProof/>
            <w:webHidden/>
          </w:rPr>
        </w:r>
        <w:r w:rsidR="00931C6E">
          <w:rPr>
            <w:noProof/>
            <w:webHidden/>
          </w:rPr>
          <w:fldChar w:fldCharType="separate"/>
        </w:r>
        <w:r w:rsidR="00931C6E">
          <w:rPr>
            <w:noProof/>
            <w:webHidden/>
          </w:rPr>
          <w:t>2</w:t>
        </w:r>
        <w:r w:rsidR="00931C6E">
          <w:rPr>
            <w:noProof/>
            <w:webHidden/>
          </w:rPr>
          <w:fldChar w:fldCharType="end"/>
        </w:r>
      </w:hyperlink>
    </w:p>
    <w:p w14:paraId="1949C4BD" w14:textId="32268283" w:rsidR="00931C6E" w:rsidRDefault="000979B2">
      <w:pPr>
        <w:pStyle w:val="TOC2"/>
        <w:tabs>
          <w:tab w:val="right" w:pos="10456"/>
        </w:tabs>
        <w:rPr>
          <w:rFonts w:eastAsiaTheme="minorEastAsia" w:cstheme="minorBidi"/>
          <w:b w:val="0"/>
          <w:bCs w:val="0"/>
          <w:smallCaps w:val="0"/>
          <w:noProof/>
          <w:lang w:eastAsia="en-GB"/>
        </w:rPr>
      </w:pPr>
      <w:hyperlink w:anchor="_Toc64288804" w:history="1">
        <w:r w:rsidR="00931C6E" w:rsidRPr="009B7D83">
          <w:rPr>
            <w:rStyle w:val="Hyperlink"/>
            <w:noProof/>
          </w:rPr>
          <w:t>Approach to modelling ALRI: rationale for model structure &amp; choice of parameter values</w:t>
        </w:r>
        <w:r w:rsidR="00931C6E">
          <w:rPr>
            <w:noProof/>
            <w:webHidden/>
          </w:rPr>
          <w:tab/>
        </w:r>
        <w:r w:rsidR="00931C6E">
          <w:rPr>
            <w:noProof/>
            <w:webHidden/>
          </w:rPr>
          <w:fldChar w:fldCharType="begin"/>
        </w:r>
        <w:r w:rsidR="00931C6E">
          <w:rPr>
            <w:noProof/>
            <w:webHidden/>
          </w:rPr>
          <w:instrText xml:space="preserve"> PAGEREF _Toc64288804 \h </w:instrText>
        </w:r>
        <w:r w:rsidR="00931C6E">
          <w:rPr>
            <w:noProof/>
            <w:webHidden/>
          </w:rPr>
        </w:r>
        <w:r w:rsidR="00931C6E">
          <w:rPr>
            <w:noProof/>
            <w:webHidden/>
          </w:rPr>
          <w:fldChar w:fldCharType="separate"/>
        </w:r>
        <w:r w:rsidR="00931C6E">
          <w:rPr>
            <w:noProof/>
            <w:webHidden/>
          </w:rPr>
          <w:t>3</w:t>
        </w:r>
        <w:r w:rsidR="00931C6E">
          <w:rPr>
            <w:noProof/>
            <w:webHidden/>
          </w:rPr>
          <w:fldChar w:fldCharType="end"/>
        </w:r>
      </w:hyperlink>
    </w:p>
    <w:p w14:paraId="3E0D3A70" w14:textId="0C843506" w:rsidR="00931C6E" w:rsidRDefault="000979B2">
      <w:pPr>
        <w:pStyle w:val="TOC3"/>
        <w:tabs>
          <w:tab w:val="right" w:pos="10456"/>
        </w:tabs>
        <w:rPr>
          <w:rFonts w:eastAsiaTheme="minorEastAsia" w:cstheme="minorBidi"/>
          <w:smallCaps w:val="0"/>
          <w:noProof/>
          <w:lang w:eastAsia="en-GB"/>
        </w:rPr>
      </w:pPr>
      <w:hyperlink w:anchor="_Toc64288805" w:history="1">
        <w:r w:rsidR="00931C6E" w:rsidRPr="009B7D83">
          <w:rPr>
            <w:rStyle w:val="Hyperlink"/>
            <w:noProof/>
          </w:rPr>
          <w:t>Summary</w:t>
        </w:r>
        <w:r w:rsidR="00931C6E">
          <w:rPr>
            <w:noProof/>
            <w:webHidden/>
          </w:rPr>
          <w:tab/>
        </w:r>
        <w:r w:rsidR="00931C6E">
          <w:rPr>
            <w:noProof/>
            <w:webHidden/>
          </w:rPr>
          <w:fldChar w:fldCharType="begin"/>
        </w:r>
        <w:r w:rsidR="00931C6E">
          <w:rPr>
            <w:noProof/>
            <w:webHidden/>
          </w:rPr>
          <w:instrText xml:space="preserve"> PAGEREF _Toc64288805 \h </w:instrText>
        </w:r>
        <w:r w:rsidR="00931C6E">
          <w:rPr>
            <w:noProof/>
            <w:webHidden/>
          </w:rPr>
        </w:r>
        <w:r w:rsidR="00931C6E">
          <w:rPr>
            <w:noProof/>
            <w:webHidden/>
          </w:rPr>
          <w:fldChar w:fldCharType="separate"/>
        </w:r>
        <w:r w:rsidR="00931C6E">
          <w:rPr>
            <w:noProof/>
            <w:webHidden/>
          </w:rPr>
          <w:t>3</w:t>
        </w:r>
        <w:r w:rsidR="00931C6E">
          <w:rPr>
            <w:noProof/>
            <w:webHidden/>
          </w:rPr>
          <w:fldChar w:fldCharType="end"/>
        </w:r>
      </w:hyperlink>
    </w:p>
    <w:p w14:paraId="1C87A1DF" w14:textId="6D6CE803" w:rsidR="00931C6E" w:rsidRDefault="000979B2">
      <w:pPr>
        <w:pStyle w:val="TOC3"/>
        <w:tabs>
          <w:tab w:val="right" w:pos="10456"/>
        </w:tabs>
        <w:rPr>
          <w:rFonts w:eastAsiaTheme="minorEastAsia" w:cstheme="minorBidi"/>
          <w:smallCaps w:val="0"/>
          <w:noProof/>
          <w:lang w:eastAsia="en-GB"/>
        </w:rPr>
      </w:pPr>
      <w:hyperlink w:anchor="_Toc64288806" w:history="1">
        <w:r w:rsidR="00931C6E" w:rsidRPr="009B7D83">
          <w:rPr>
            <w:rStyle w:val="Hyperlink"/>
            <w:noProof/>
          </w:rPr>
          <w:t>Case definitions and clinical classification</w:t>
        </w:r>
        <w:r w:rsidR="00931C6E">
          <w:rPr>
            <w:noProof/>
            <w:webHidden/>
          </w:rPr>
          <w:tab/>
        </w:r>
        <w:r w:rsidR="00931C6E">
          <w:rPr>
            <w:noProof/>
            <w:webHidden/>
          </w:rPr>
          <w:fldChar w:fldCharType="begin"/>
        </w:r>
        <w:r w:rsidR="00931C6E">
          <w:rPr>
            <w:noProof/>
            <w:webHidden/>
          </w:rPr>
          <w:instrText xml:space="preserve"> PAGEREF _Toc64288806 \h </w:instrText>
        </w:r>
        <w:r w:rsidR="00931C6E">
          <w:rPr>
            <w:noProof/>
            <w:webHidden/>
          </w:rPr>
        </w:r>
        <w:r w:rsidR="00931C6E">
          <w:rPr>
            <w:noProof/>
            <w:webHidden/>
          </w:rPr>
          <w:fldChar w:fldCharType="separate"/>
        </w:r>
        <w:r w:rsidR="00931C6E">
          <w:rPr>
            <w:noProof/>
            <w:webHidden/>
          </w:rPr>
          <w:t>3</w:t>
        </w:r>
        <w:r w:rsidR="00931C6E">
          <w:rPr>
            <w:noProof/>
            <w:webHidden/>
          </w:rPr>
          <w:fldChar w:fldCharType="end"/>
        </w:r>
      </w:hyperlink>
    </w:p>
    <w:p w14:paraId="1A59B0EB" w14:textId="14E9923F" w:rsidR="00931C6E" w:rsidRDefault="000979B2">
      <w:pPr>
        <w:pStyle w:val="TOC3"/>
        <w:tabs>
          <w:tab w:val="right" w:pos="10456"/>
        </w:tabs>
        <w:rPr>
          <w:rFonts w:eastAsiaTheme="minorEastAsia" w:cstheme="minorBidi"/>
          <w:smallCaps w:val="0"/>
          <w:noProof/>
          <w:lang w:eastAsia="en-GB"/>
        </w:rPr>
      </w:pPr>
      <w:hyperlink w:anchor="_Toc64288807" w:history="1">
        <w:r w:rsidR="00931C6E" w:rsidRPr="009B7D83">
          <w:rPr>
            <w:rStyle w:val="Hyperlink"/>
            <w:noProof/>
          </w:rPr>
          <w:t>Conceptualisation of ALRI model structure</w:t>
        </w:r>
        <w:r w:rsidR="00931C6E">
          <w:rPr>
            <w:noProof/>
            <w:webHidden/>
          </w:rPr>
          <w:tab/>
        </w:r>
        <w:r w:rsidR="00931C6E">
          <w:rPr>
            <w:noProof/>
            <w:webHidden/>
          </w:rPr>
          <w:fldChar w:fldCharType="begin"/>
        </w:r>
        <w:r w:rsidR="00931C6E">
          <w:rPr>
            <w:noProof/>
            <w:webHidden/>
          </w:rPr>
          <w:instrText xml:space="preserve"> PAGEREF _Toc64288807 \h </w:instrText>
        </w:r>
        <w:r w:rsidR="00931C6E">
          <w:rPr>
            <w:noProof/>
            <w:webHidden/>
          </w:rPr>
        </w:r>
        <w:r w:rsidR="00931C6E">
          <w:rPr>
            <w:noProof/>
            <w:webHidden/>
          </w:rPr>
          <w:fldChar w:fldCharType="separate"/>
        </w:r>
        <w:r w:rsidR="00931C6E">
          <w:rPr>
            <w:noProof/>
            <w:webHidden/>
          </w:rPr>
          <w:t>4</w:t>
        </w:r>
        <w:r w:rsidR="00931C6E">
          <w:rPr>
            <w:noProof/>
            <w:webHidden/>
          </w:rPr>
          <w:fldChar w:fldCharType="end"/>
        </w:r>
      </w:hyperlink>
    </w:p>
    <w:p w14:paraId="7DE4F717" w14:textId="4BA40EC0" w:rsidR="00931C6E" w:rsidRDefault="000979B2">
      <w:pPr>
        <w:pStyle w:val="TOC3"/>
        <w:tabs>
          <w:tab w:val="right" w:pos="10456"/>
        </w:tabs>
        <w:rPr>
          <w:rFonts w:eastAsiaTheme="minorEastAsia" w:cstheme="minorBidi"/>
          <w:smallCaps w:val="0"/>
          <w:noProof/>
          <w:lang w:eastAsia="en-GB"/>
        </w:rPr>
      </w:pPr>
      <w:hyperlink w:anchor="_Toc64288808" w:history="1">
        <w:r w:rsidR="00931C6E" w:rsidRPr="009B7D83">
          <w:rPr>
            <w:rStyle w:val="Hyperlink"/>
            <w:noProof/>
          </w:rPr>
          <w:t>Properties and parameters of the natural history</w:t>
        </w:r>
        <w:r w:rsidR="00931C6E">
          <w:rPr>
            <w:noProof/>
            <w:webHidden/>
          </w:rPr>
          <w:tab/>
        </w:r>
        <w:r w:rsidR="00931C6E">
          <w:rPr>
            <w:noProof/>
            <w:webHidden/>
          </w:rPr>
          <w:fldChar w:fldCharType="begin"/>
        </w:r>
        <w:r w:rsidR="00931C6E">
          <w:rPr>
            <w:noProof/>
            <w:webHidden/>
          </w:rPr>
          <w:instrText xml:space="preserve"> PAGEREF _Toc64288808 \h </w:instrText>
        </w:r>
        <w:r w:rsidR="00931C6E">
          <w:rPr>
            <w:noProof/>
            <w:webHidden/>
          </w:rPr>
        </w:r>
        <w:r w:rsidR="00931C6E">
          <w:rPr>
            <w:noProof/>
            <w:webHidden/>
          </w:rPr>
          <w:fldChar w:fldCharType="separate"/>
        </w:r>
        <w:r w:rsidR="00931C6E">
          <w:rPr>
            <w:noProof/>
            <w:webHidden/>
          </w:rPr>
          <w:t>9</w:t>
        </w:r>
        <w:r w:rsidR="00931C6E">
          <w:rPr>
            <w:noProof/>
            <w:webHidden/>
          </w:rPr>
          <w:fldChar w:fldCharType="end"/>
        </w:r>
      </w:hyperlink>
    </w:p>
    <w:p w14:paraId="53E837BF" w14:textId="33CECE4E" w:rsidR="00931C6E" w:rsidRDefault="000979B2">
      <w:pPr>
        <w:pStyle w:val="TOC3"/>
        <w:tabs>
          <w:tab w:val="right" w:pos="10456"/>
        </w:tabs>
        <w:rPr>
          <w:rFonts w:eastAsiaTheme="minorEastAsia" w:cstheme="minorBidi"/>
          <w:smallCaps w:val="0"/>
          <w:noProof/>
          <w:lang w:eastAsia="en-GB"/>
        </w:rPr>
      </w:pPr>
      <w:hyperlink w:anchor="_Toc64288809" w:history="1">
        <w:r w:rsidR="00931C6E" w:rsidRPr="009B7D83">
          <w:rPr>
            <w:rStyle w:val="Hyperlink"/>
            <w:noProof/>
          </w:rPr>
          <w:t>Limitations in the design of ALRI model concept</w:t>
        </w:r>
        <w:r w:rsidR="00931C6E">
          <w:rPr>
            <w:noProof/>
            <w:webHidden/>
          </w:rPr>
          <w:tab/>
        </w:r>
        <w:r w:rsidR="00931C6E">
          <w:rPr>
            <w:noProof/>
            <w:webHidden/>
          </w:rPr>
          <w:fldChar w:fldCharType="begin"/>
        </w:r>
        <w:r w:rsidR="00931C6E">
          <w:rPr>
            <w:noProof/>
            <w:webHidden/>
          </w:rPr>
          <w:instrText xml:space="preserve"> PAGEREF _Toc64288809 \h </w:instrText>
        </w:r>
        <w:r w:rsidR="00931C6E">
          <w:rPr>
            <w:noProof/>
            <w:webHidden/>
          </w:rPr>
        </w:r>
        <w:r w:rsidR="00931C6E">
          <w:rPr>
            <w:noProof/>
            <w:webHidden/>
          </w:rPr>
          <w:fldChar w:fldCharType="separate"/>
        </w:r>
        <w:r w:rsidR="00931C6E">
          <w:rPr>
            <w:noProof/>
            <w:webHidden/>
          </w:rPr>
          <w:t>16</w:t>
        </w:r>
        <w:r w:rsidR="00931C6E">
          <w:rPr>
            <w:noProof/>
            <w:webHidden/>
          </w:rPr>
          <w:fldChar w:fldCharType="end"/>
        </w:r>
      </w:hyperlink>
    </w:p>
    <w:p w14:paraId="0EAF871C" w14:textId="06311712" w:rsidR="00931C6E" w:rsidRDefault="000979B2">
      <w:pPr>
        <w:pStyle w:val="TOC2"/>
        <w:tabs>
          <w:tab w:val="right" w:pos="10456"/>
        </w:tabs>
        <w:rPr>
          <w:rFonts w:eastAsiaTheme="minorEastAsia" w:cstheme="minorBidi"/>
          <w:b w:val="0"/>
          <w:bCs w:val="0"/>
          <w:smallCaps w:val="0"/>
          <w:noProof/>
          <w:lang w:eastAsia="en-GB"/>
        </w:rPr>
      </w:pPr>
      <w:hyperlink w:anchor="_Toc64288810" w:history="1">
        <w:r w:rsidR="00931C6E" w:rsidRPr="009B7D83">
          <w:rPr>
            <w:rStyle w:val="Hyperlink"/>
            <w:noProof/>
          </w:rPr>
          <w:t>Integrating ALRI with the Health System</w:t>
        </w:r>
        <w:r w:rsidR="00931C6E">
          <w:rPr>
            <w:noProof/>
            <w:webHidden/>
          </w:rPr>
          <w:tab/>
        </w:r>
        <w:r w:rsidR="00931C6E">
          <w:rPr>
            <w:noProof/>
            <w:webHidden/>
          </w:rPr>
          <w:fldChar w:fldCharType="begin"/>
        </w:r>
        <w:r w:rsidR="00931C6E">
          <w:rPr>
            <w:noProof/>
            <w:webHidden/>
          </w:rPr>
          <w:instrText xml:space="preserve"> PAGEREF _Toc64288810 \h </w:instrText>
        </w:r>
        <w:r w:rsidR="00931C6E">
          <w:rPr>
            <w:noProof/>
            <w:webHidden/>
          </w:rPr>
        </w:r>
        <w:r w:rsidR="00931C6E">
          <w:rPr>
            <w:noProof/>
            <w:webHidden/>
          </w:rPr>
          <w:fldChar w:fldCharType="separate"/>
        </w:r>
        <w:r w:rsidR="00931C6E">
          <w:rPr>
            <w:noProof/>
            <w:webHidden/>
          </w:rPr>
          <w:t>18</w:t>
        </w:r>
        <w:r w:rsidR="00931C6E">
          <w:rPr>
            <w:noProof/>
            <w:webHidden/>
          </w:rPr>
          <w:fldChar w:fldCharType="end"/>
        </w:r>
      </w:hyperlink>
    </w:p>
    <w:p w14:paraId="7EDF0626" w14:textId="4B57160B" w:rsidR="00931C6E" w:rsidRDefault="000979B2">
      <w:pPr>
        <w:pStyle w:val="TOC3"/>
        <w:tabs>
          <w:tab w:val="right" w:pos="10456"/>
        </w:tabs>
        <w:rPr>
          <w:rFonts w:eastAsiaTheme="minorEastAsia" w:cstheme="minorBidi"/>
          <w:smallCaps w:val="0"/>
          <w:noProof/>
          <w:lang w:eastAsia="en-GB"/>
        </w:rPr>
      </w:pPr>
      <w:hyperlink w:anchor="_Toc64288811" w:history="1">
        <w:r w:rsidR="00931C6E" w:rsidRPr="009B7D83">
          <w:rPr>
            <w:rStyle w:val="Hyperlink"/>
            <w:noProof/>
          </w:rPr>
          <w:t>Health care seeking</w:t>
        </w:r>
        <w:r w:rsidR="00931C6E">
          <w:rPr>
            <w:noProof/>
            <w:webHidden/>
          </w:rPr>
          <w:tab/>
        </w:r>
        <w:r w:rsidR="00931C6E">
          <w:rPr>
            <w:noProof/>
            <w:webHidden/>
          </w:rPr>
          <w:fldChar w:fldCharType="begin"/>
        </w:r>
        <w:r w:rsidR="00931C6E">
          <w:rPr>
            <w:noProof/>
            <w:webHidden/>
          </w:rPr>
          <w:instrText xml:space="preserve"> PAGEREF _Toc64288811 \h </w:instrText>
        </w:r>
        <w:r w:rsidR="00931C6E">
          <w:rPr>
            <w:noProof/>
            <w:webHidden/>
          </w:rPr>
        </w:r>
        <w:r w:rsidR="00931C6E">
          <w:rPr>
            <w:noProof/>
            <w:webHidden/>
          </w:rPr>
          <w:fldChar w:fldCharType="separate"/>
        </w:r>
        <w:r w:rsidR="00931C6E">
          <w:rPr>
            <w:noProof/>
            <w:webHidden/>
          </w:rPr>
          <w:t>18</w:t>
        </w:r>
        <w:r w:rsidR="00931C6E">
          <w:rPr>
            <w:noProof/>
            <w:webHidden/>
          </w:rPr>
          <w:fldChar w:fldCharType="end"/>
        </w:r>
      </w:hyperlink>
    </w:p>
    <w:p w14:paraId="4CFBDCDC" w14:textId="2C4F8598" w:rsidR="00931C6E" w:rsidRDefault="000979B2">
      <w:pPr>
        <w:pStyle w:val="TOC3"/>
        <w:tabs>
          <w:tab w:val="right" w:pos="10456"/>
        </w:tabs>
        <w:rPr>
          <w:rFonts w:eastAsiaTheme="minorEastAsia" w:cstheme="minorBidi"/>
          <w:smallCaps w:val="0"/>
          <w:noProof/>
          <w:lang w:eastAsia="en-GB"/>
        </w:rPr>
      </w:pPr>
      <w:hyperlink w:anchor="_Toc64288812" w:history="1">
        <w:r w:rsidR="00931C6E" w:rsidRPr="009B7D83">
          <w:rPr>
            <w:rStyle w:val="Hyperlink"/>
            <w:noProof/>
          </w:rPr>
          <w:t>Care management at the community level (facility level 0)</w:t>
        </w:r>
        <w:r w:rsidR="00931C6E">
          <w:rPr>
            <w:noProof/>
            <w:webHidden/>
          </w:rPr>
          <w:tab/>
        </w:r>
        <w:r w:rsidR="00931C6E">
          <w:rPr>
            <w:noProof/>
            <w:webHidden/>
          </w:rPr>
          <w:fldChar w:fldCharType="begin"/>
        </w:r>
        <w:r w:rsidR="00931C6E">
          <w:rPr>
            <w:noProof/>
            <w:webHidden/>
          </w:rPr>
          <w:instrText xml:space="preserve"> PAGEREF _Toc64288812 \h </w:instrText>
        </w:r>
        <w:r w:rsidR="00931C6E">
          <w:rPr>
            <w:noProof/>
            <w:webHidden/>
          </w:rPr>
        </w:r>
        <w:r w:rsidR="00931C6E">
          <w:rPr>
            <w:noProof/>
            <w:webHidden/>
          </w:rPr>
          <w:fldChar w:fldCharType="separate"/>
        </w:r>
        <w:r w:rsidR="00931C6E">
          <w:rPr>
            <w:noProof/>
            <w:webHidden/>
          </w:rPr>
          <w:t>19</w:t>
        </w:r>
        <w:r w:rsidR="00931C6E">
          <w:rPr>
            <w:noProof/>
            <w:webHidden/>
          </w:rPr>
          <w:fldChar w:fldCharType="end"/>
        </w:r>
      </w:hyperlink>
    </w:p>
    <w:p w14:paraId="7554C3E7" w14:textId="7281EC1F" w:rsidR="00931C6E" w:rsidRDefault="000979B2">
      <w:pPr>
        <w:pStyle w:val="TOC3"/>
        <w:tabs>
          <w:tab w:val="right" w:pos="10456"/>
        </w:tabs>
        <w:rPr>
          <w:rFonts w:eastAsiaTheme="minorEastAsia" w:cstheme="minorBidi"/>
          <w:smallCaps w:val="0"/>
          <w:noProof/>
          <w:lang w:eastAsia="en-GB"/>
        </w:rPr>
      </w:pPr>
      <w:hyperlink w:anchor="_Toc64288813" w:history="1">
        <w:r w:rsidR="00931C6E" w:rsidRPr="009B7D83">
          <w:rPr>
            <w:rStyle w:val="Hyperlink"/>
            <w:noProof/>
          </w:rPr>
          <w:t>Care management at the primary level (facility level 1)</w:t>
        </w:r>
        <w:r w:rsidR="00931C6E">
          <w:rPr>
            <w:noProof/>
            <w:webHidden/>
          </w:rPr>
          <w:tab/>
        </w:r>
        <w:r w:rsidR="00931C6E">
          <w:rPr>
            <w:noProof/>
            <w:webHidden/>
          </w:rPr>
          <w:fldChar w:fldCharType="begin"/>
        </w:r>
        <w:r w:rsidR="00931C6E">
          <w:rPr>
            <w:noProof/>
            <w:webHidden/>
          </w:rPr>
          <w:instrText xml:space="preserve"> PAGEREF _Toc64288813 \h </w:instrText>
        </w:r>
        <w:r w:rsidR="00931C6E">
          <w:rPr>
            <w:noProof/>
            <w:webHidden/>
          </w:rPr>
        </w:r>
        <w:r w:rsidR="00931C6E">
          <w:rPr>
            <w:noProof/>
            <w:webHidden/>
          </w:rPr>
          <w:fldChar w:fldCharType="separate"/>
        </w:r>
        <w:r w:rsidR="00931C6E">
          <w:rPr>
            <w:noProof/>
            <w:webHidden/>
          </w:rPr>
          <w:t>20</w:t>
        </w:r>
        <w:r w:rsidR="00931C6E">
          <w:rPr>
            <w:noProof/>
            <w:webHidden/>
          </w:rPr>
          <w:fldChar w:fldCharType="end"/>
        </w:r>
      </w:hyperlink>
    </w:p>
    <w:p w14:paraId="4FEC68E8" w14:textId="3A7AE4ED" w:rsidR="00931C6E" w:rsidRDefault="000979B2">
      <w:pPr>
        <w:pStyle w:val="TOC3"/>
        <w:tabs>
          <w:tab w:val="right" w:pos="10456"/>
        </w:tabs>
        <w:rPr>
          <w:rFonts w:eastAsiaTheme="minorEastAsia" w:cstheme="minorBidi"/>
          <w:smallCaps w:val="0"/>
          <w:noProof/>
          <w:lang w:eastAsia="en-GB"/>
        </w:rPr>
      </w:pPr>
      <w:hyperlink w:anchor="_Toc64288814" w:history="1">
        <w:r w:rsidR="00931C6E" w:rsidRPr="009B7D83">
          <w:rPr>
            <w:rStyle w:val="Hyperlink"/>
            <w:noProof/>
          </w:rPr>
          <w:t>Care management at the secondary level (facility level 2)</w:t>
        </w:r>
        <w:r w:rsidR="00931C6E">
          <w:rPr>
            <w:noProof/>
            <w:webHidden/>
          </w:rPr>
          <w:tab/>
        </w:r>
        <w:r w:rsidR="00931C6E">
          <w:rPr>
            <w:noProof/>
            <w:webHidden/>
          </w:rPr>
          <w:fldChar w:fldCharType="begin"/>
        </w:r>
        <w:r w:rsidR="00931C6E">
          <w:rPr>
            <w:noProof/>
            <w:webHidden/>
          </w:rPr>
          <w:instrText xml:space="preserve"> PAGEREF _Toc64288814 \h </w:instrText>
        </w:r>
        <w:r w:rsidR="00931C6E">
          <w:rPr>
            <w:noProof/>
            <w:webHidden/>
          </w:rPr>
        </w:r>
        <w:r w:rsidR="00931C6E">
          <w:rPr>
            <w:noProof/>
            <w:webHidden/>
          </w:rPr>
          <w:fldChar w:fldCharType="separate"/>
        </w:r>
        <w:r w:rsidR="00931C6E">
          <w:rPr>
            <w:noProof/>
            <w:webHidden/>
          </w:rPr>
          <w:t>21</w:t>
        </w:r>
        <w:r w:rsidR="00931C6E">
          <w:rPr>
            <w:noProof/>
            <w:webHidden/>
          </w:rPr>
          <w:fldChar w:fldCharType="end"/>
        </w:r>
      </w:hyperlink>
    </w:p>
    <w:p w14:paraId="3B816D04" w14:textId="530CD73F" w:rsidR="00931C6E" w:rsidRDefault="000979B2">
      <w:pPr>
        <w:pStyle w:val="TOC2"/>
        <w:tabs>
          <w:tab w:val="right" w:pos="10456"/>
        </w:tabs>
        <w:rPr>
          <w:rFonts w:eastAsiaTheme="minorEastAsia" w:cstheme="minorBidi"/>
          <w:b w:val="0"/>
          <w:bCs w:val="0"/>
          <w:smallCaps w:val="0"/>
          <w:noProof/>
          <w:lang w:eastAsia="en-GB"/>
        </w:rPr>
      </w:pPr>
      <w:hyperlink w:anchor="_Toc64288815" w:history="1">
        <w:r w:rsidR="00931C6E" w:rsidRPr="009B7D83">
          <w:rPr>
            <w:rStyle w:val="Hyperlink"/>
            <w:noProof/>
          </w:rPr>
          <w:t>Example model outputs</w:t>
        </w:r>
        <w:r w:rsidR="00931C6E">
          <w:rPr>
            <w:noProof/>
            <w:webHidden/>
          </w:rPr>
          <w:tab/>
        </w:r>
        <w:r w:rsidR="00931C6E">
          <w:rPr>
            <w:noProof/>
            <w:webHidden/>
          </w:rPr>
          <w:fldChar w:fldCharType="begin"/>
        </w:r>
        <w:r w:rsidR="00931C6E">
          <w:rPr>
            <w:noProof/>
            <w:webHidden/>
          </w:rPr>
          <w:instrText xml:space="preserve"> PAGEREF _Toc64288815 \h </w:instrText>
        </w:r>
        <w:r w:rsidR="00931C6E">
          <w:rPr>
            <w:noProof/>
            <w:webHidden/>
          </w:rPr>
        </w:r>
        <w:r w:rsidR="00931C6E">
          <w:rPr>
            <w:noProof/>
            <w:webHidden/>
          </w:rPr>
          <w:fldChar w:fldCharType="separate"/>
        </w:r>
        <w:r w:rsidR="00931C6E">
          <w:rPr>
            <w:noProof/>
            <w:webHidden/>
          </w:rPr>
          <w:t>24</w:t>
        </w:r>
        <w:r w:rsidR="00931C6E">
          <w:rPr>
            <w:noProof/>
            <w:webHidden/>
          </w:rPr>
          <w:fldChar w:fldCharType="end"/>
        </w:r>
      </w:hyperlink>
    </w:p>
    <w:p w14:paraId="6F3FF908" w14:textId="307C9B7D" w:rsidR="00931C6E" w:rsidRDefault="000979B2">
      <w:pPr>
        <w:pStyle w:val="TOC3"/>
        <w:tabs>
          <w:tab w:val="right" w:pos="10456"/>
        </w:tabs>
        <w:rPr>
          <w:rFonts w:eastAsiaTheme="minorEastAsia" w:cstheme="minorBidi"/>
          <w:smallCaps w:val="0"/>
          <w:noProof/>
          <w:lang w:eastAsia="en-GB"/>
        </w:rPr>
      </w:pPr>
      <w:hyperlink w:anchor="_Toc64288816" w:history="1">
        <w:r w:rsidR="00931C6E" w:rsidRPr="009B7D83">
          <w:rPr>
            <w:rStyle w:val="Hyperlink"/>
            <w:noProof/>
          </w:rPr>
          <w:t>Health worker’s performance vs IMCI ‘gold-standard’ vs underlying ‘true’ ALRI disease</w:t>
        </w:r>
        <w:r w:rsidR="00931C6E">
          <w:rPr>
            <w:noProof/>
            <w:webHidden/>
          </w:rPr>
          <w:tab/>
        </w:r>
        <w:r w:rsidR="00931C6E">
          <w:rPr>
            <w:noProof/>
            <w:webHidden/>
          </w:rPr>
          <w:fldChar w:fldCharType="begin"/>
        </w:r>
        <w:r w:rsidR="00931C6E">
          <w:rPr>
            <w:noProof/>
            <w:webHidden/>
          </w:rPr>
          <w:instrText xml:space="preserve"> PAGEREF _Toc64288816 \h </w:instrText>
        </w:r>
        <w:r w:rsidR="00931C6E">
          <w:rPr>
            <w:noProof/>
            <w:webHidden/>
          </w:rPr>
        </w:r>
        <w:r w:rsidR="00931C6E">
          <w:rPr>
            <w:noProof/>
            <w:webHidden/>
          </w:rPr>
          <w:fldChar w:fldCharType="separate"/>
        </w:r>
        <w:r w:rsidR="00931C6E">
          <w:rPr>
            <w:noProof/>
            <w:webHidden/>
          </w:rPr>
          <w:t>24</w:t>
        </w:r>
        <w:r w:rsidR="00931C6E">
          <w:rPr>
            <w:noProof/>
            <w:webHidden/>
          </w:rPr>
          <w:fldChar w:fldCharType="end"/>
        </w:r>
      </w:hyperlink>
    </w:p>
    <w:p w14:paraId="0441AC29" w14:textId="71E3BF33" w:rsidR="00931C6E" w:rsidRDefault="000979B2">
      <w:pPr>
        <w:pStyle w:val="TOC1"/>
        <w:tabs>
          <w:tab w:val="right" w:pos="10456"/>
        </w:tabs>
        <w:rPr>
          <w:rFonts w:eastAsiaTheme="minorEastAsia" w:cstheme="minorBidi"/>
          <w:b w:val="0"/>
          <w:bCs w:val="0"/>
          <w:caps w:val="0"/>
          <w:noProof/>
          <w:u w:val="none"/>
          <w:lang w:eastAsia="en-GB"/>
        </w:rPr>
      </w:pPr>
      <w:hyperlink w:anchor="_Toc64288817" w:history="1">
        <w:r w:rsidR="00931C6E" w:rsidRPr="009B7D83">
          <w:rPr>
            <w:rStyle w:val="Hyperlink"/>
            <w:noProof/>
          </w:rPr>
          <w:t>Policy questions for ALRI model</w:t>
        </w:r>
        <w:r w:rsidR="00931C6E">
          <w:rPr>
            <w:noProof/>
            <w:webHidden/>
          </w:rPr>
          <w:tab/>
        </w:r>
        <w:r w:rsidR="00931C6E">
          <w:rPr>
            <w:noProof/>
            <w:webHidden/>
          </w:rPr>
          <w:fldChar w:fldCharType="begin"/>
        </w:r>
        <w:r w:rsidR="00931C6E">
          <w:rPr>
            <w:noProof/>
            <w:webHidden/>
          </w:rPr>
          <w:instrText xml:space="preserve"> PAGEREF _Toc64288817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667644EF" w14:textId="19082D84" w:rsidR="00931C6E" w:rsidRDefault="000979B2">
      <w:pPr>
        <w:pStyle w:val="TOC2"/>
        <w:tabs>
          <w:tab w:val="right" w:pos="10456"/>
        </w:tabs>
        <w:rPr>
          <w:rFonts w:eastAsiaTheme="minorEastAsia" w:cstheme="minorBidi"/>
          <w:b w:val="0"/>
          <w:bCs w:val="0"/>
          <w:smallCaps w:val="0"/>
          <w:noProof/>
          <w:lang w:eastAsia="en-GB"/>
        </w:rPr>
      </w:pPr>
      <w:hyperlink w:anchor="_Toc64288818" w:history="1">
        <w:r w:rsidR="00931C6E" w:rsidRPr="009B7D83">
          <w:rPr>
            <w:rStyle w:val="Hyperlink"/>
            <w:noProof/>
          </w:rPr>
          <w:t>How are policy questions formulated? – Baseline analysis</w:t>
        </w:r>
        <w:r w:rsidR="00931C6E">
          <w:rPr>
            <w:noProof/>
            <w:webHidden/>
          </w:rPr>
          <w:tab/>
        </w:r>
        <w:r w:rsidR="00931C6E">
          <w:rPr>
            <w:noProof/>
            <w:webHidden/>
          </w:rPr>
          <w:fldChar w:fldCharType="begin"/>
        </w:r>
        <w:r w:rsidR="00931C6E">
          <w:rPr>
            <w:noProof/>
            <w:webHidden/>
          </w:rPr>
          <w:instrText xml:space="preserve"> PAGEREF _Toc64288818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623F6CD3" w14:textId="3BC512B2" w:rsidR="00931C6E" w:rsidRDefault="000979B2">
      <w:pPr>
        <w:pStyle w:val="TOC2"/>
        <w:tabs>
          <w:tab w:val="right" w:pos="10456"/>
        </w:tabs>
        <w:rPr>
          <w:rFonts w:eastAsiaTheme="minorEastAsia" w:cstheme="minorBidi"/>
          <w:b w:val="0"/>
          <w:bCs w:val="0"/>
          <w:smallCaps w:val="0"/>
          <w:noProof/>
          <w:lang w:eastAsia="en-GB"/>
        </w:rPr>
      </w:pPr>
      <w:hyperlink w:anchor="_Toc64288819" w:history="1">
        <w:r w:rsidR="00931C6E" w:rsidRPr="009B7D83">
          <w:rPr>
            <w:rStyle w:val="Hyperlink"/>
            <w:noProof/>
          </w:rPr>
          <w:t>Key questions/ outputs from the model</w:t>
        </w:r>
        <w:r w:rsidR="00931C6E">
          <w:rPr>
            <w:noProof/>
            <w:webHidden/>
          </w:rPr>
          <w:tab/>
        </w:r>
        <w:r w:rsidR="00931C6E">
          <w:rPr>
            <w:noProof/>
            <w:webHidden/>
          </w:rPr>
          <w:fldChar w:fldCharType="begin"/>
        </w:r>
        <w:r w:rsidR="00931C6E">
          <w:rPr>
            <w:noProof/>
            <w:webHidden/>
          </w:rPr>
          <w:instrText xml:space="preserve"> PAGEREF _Toc64288819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363EB8FD" w14:textId="5815CF2C" w:rsidR="00931C6E" w:rsidRDefault="000979B2">
      <w:pPr>
        <w:pStyle w:val="TOC3"/>
        <w:tabs>
          <w:tab w:val="right" w:pos="10456"/>
        </w:tabs>
        <w:rPr>
          <w:rFonts w:eastAsiaTheme="minorEastAsia" w:cstheme="minorBidi"/>
          <w:smallCaps w:val="0"/>
          <w:noProof/>
          <w:lang w:eastAsia="en-GB"/>
        </w:rPr>
      </w:pPr>
      <w:hyperlink w:anchor="_Toc64288820" w:history="1">
        <w:r w:rsidR="00931C6E" w:rsidRPr="009B7D83">
          <w:rPr>
            <w:rStyle w:val="Hyperlink"/>
            <w:noProof/>
          </w:rPr>
          <w:t>Key question 1 – Implementation of RSV vaccine</w:t>
        </w:r>
        <w:r w:rsidR="00931C6E">
          <w:rPr>
            <w:noProof/>
            <w:webHidden/>
          </w:rPr>
          <w:tab/>
        </w:r>
        <w:r w:rsidR="00931C6E">
          <w:rPr>
            <w:noProof/>
            <w:webHidden/>
          </w:rPr>
          <w:fldChar w:fldCharType="begin"/>
        </w:r>
        <w:r w:rsidR="00931C6E">
          <w:rPr>
            <w:noProof/>
            <w:webHidden/>
          </w:rPr>
          <w:instrText xml:space="preserve"> PAGEREF _Toc64288820 \h </w:instrText>
        </w:r>
        <w:r w:rsidR="00931C6E">
          <w:rPr>
            <w:noProof/>
            <w:webHidden/>
          </w:rPr>
        </w:r>
        <w:r w:rsidR="00931C6E">
          <w:rPr>
            <w:noProof/>
            <w:webHidden/>
          </w:rPr>
          <w:fldChar w:fldCharType="separate"/>
        </w:r>
        <w:r w:rsidR="00931C6E">
          <w:rPr>
            <w:noProof/>
            <w:webHidden/>
          </w:rPr>
          <w:t>26</w:t>
        </w:r>
        <w:r w:rsidR="00931C6E">
          <w:rPr>
            <w:noProof/>
            <w:webHidden/>
          </w:rPr>
          <w:fldChar w:fldCharType="end"/>
        </w:r>
      </w:hyperlink>
    </w:p>
    <w:p w14:paraId="1F4B8FB0" w14:textId="1612E55B" w:rsidR="00931C6E" w:rsidRDefault="000979B2">
      <w:pPr>
        <w:pStyle w:val="TOC3"/>
        <w:tabs>
          <w:tab w:val="right" w:pos="10456"/>
        </w:tabs>
        <w:rPr>
          <w:rFonts w:eastAsiaTheme="minorEastAsia" w:cstheme="minorBidi"/>
          <w:smallCaps w:val="0"/>
          <w:noProof/>
          <w:lang w:eastAsia="en-GB"/>
        </w:rPr>
      </w:pPr>
      <w:hyperlink w:anchor="_Toc64288821" w:history="1">
        <w:r w:rsidR="00931C6E" w:rsidRPr="009B7D83">
          <w:rPr>
            <w:rStyle w:val="Hyperlink"/>
            <w:noProof/>
          </w:rPr>
          <w:t>Key question 2 – Scale-up of pulse oximetry</w:t>
        </w:r>
        <w:r w:rsidR="00931C6E">
          <w:rPr>
            <w:noProof/>
            <w:webHidden/>
          </w:rPr>
          <w:tab/>
        </w:r>
        <w:r w:rsidR="00931C6E">
          <w:rPr>
            <w:noProof/>
            <w:webHidden/>
          </w:rPr>
          <w:fldChar w:fldCharType="begin"/>
        </w:r>
        <w:r w:rsidR="00931C6E">
          <w:rPr>
            <w:noProof/>
            <w:webHidden/>
          </w:rPr>
          <w:instrText xml:space="preserve"> PAGEREF _Toc64288821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30D41B3F" w14:textId="02431081" w:rsidR="00931C6E" w:rsidRDefault="000979B2">
      <w:pPr>
        <w:pStyle w:val="TOC3"/>
        <w:tabs>
          <w:tab w:val="right" w:pos="10456"/>
        </w:tabs>
        <w:rPr>
          <w:rFonts w:eastAsiaTheme="minorEastAsia" w:cstheme="minorBidi"/>
          <w:smallCaps w:val="0"/>
          <w:noProof/>
          <w:lang w:eastAsia="en-GB"/>
        </w:rPr>
      </w:pPr>
      <w:hyperlink w:anchor="_Toc64288822" w:history="1">
        <w:r w:rsidR="00931C6E" w:rsidRPr="009B7D83">
          <w:rPr>
            <w:rStyle w:val="Hyperlink"/>
            <w:noProof/>
          </w:rPr>
          <w:t>Key question 3 – Scale-up of oxygen therapy</w:t>
        </w:r>
        <w:r w:rsidR="00931C6E">
          <w:rPr>
            <w:noProof/>
            <w:webHidden/>
          </w:rPr>
          <w:tab/>
        </w:r>
        <w:r w:rsidR="00931C6E">
          <w:rPr>
            <w:noProof/>
            <w:webHidden/>
          </w:rPr>
          <w:fldChar w:fldCharType="begin"/>
        </w:r>
        <w:r w:rsidR="00931C6E">
          <w:rPr>
            <w:noProof/>
            <w:webHidden/>
          </w:rPr>
          <w:instrText xml:space="preserve"> PAGEREF _Toc64288822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5425FE3A" w14:textId="028449C3" w:rsidR="00931C6E" w:rsidRDefault="000979B2">
      <w:pPr>
        <w:pStyle w:val="TOC3"/>
        <w:tabs>
          <w:tab w:val="right" w:pos="10456"/>
        </w:tabs>
        <w:rPr>
          <w:rFonts w:eastAsiaTheme="minorEastAsia" w:cstheme="minorBidi"/>
          <w:smallCaps w:val="0"/>
          <w:noProof/>
          <w:lang w:eastAsia="en-GB"/>
        </w:rPr>
      </w:pPr>
      <w:hyperlink w:anchor="_Toc64288823" w:history="1">
        <w:r w:rsidR="00931C6E" w:rsidRPr="009B7D83">
          <w:rPr>
            <w:rStyle w:val="Hyperlink"/>
            <w:noProof/>
          </w:rPr>
          <w:t>Key question 4 – Improved health worker sensitivity</w:t>
        </w:r>
        <w:r w:rsidR="00931C6E">
          <w:rPr>
            <w:noProof/>
            <w:webHidden/>
          </w:rPr>
          <w:tab/>
        </w:r>
        <w:r w:rsidR="00931C6E">
          <w:rPr>
            <w:noProof/>
            <w:webHidden/>
          </w:rPr>
          <w:fldChar w:fldCharType="begin"/>
        </w:r>
        <w:r w:rsidR="00931C6E">
          <w:rPr>
            <w:noProof/>
            <w:webHidden/>
          </w:rPr>
          <w:instrText xml:space="preserve"> PAGEREF _Toc64288823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5096D5B4" w14:textId="712A0B47" w:rsidR="00931C6E" w:rsidRDefault="000979B2">
      <w:pPr>
        <w:pStyle w:val="TOC2"/>
        <w:tabs>
          <w:tab w:val="right" w:pos="10456"/>
        </w:tabs>
        <w:rPr>
          <w:rFonts w:eastAsiaTheme="minorEastAsia" w:cstheme="minorBidi"/>
          <w:b w:val="0"/>
          <w:bCs w:val="0"/>
          <w:smallCaps w:val="0"/>
          <w:noProof/>
          <w:lang w:eastAsia="en-GB"/>
        </w:rPr>
      </w:pPr>
      <w:hyperlink w:anchor="_Toc64288824" w:history="1">
        <w:r w:rsidR="00931C6E" w:rsidRPr="009B7D83">
          <w:rPr>
            <w:rStyle w:val="Hyperlink"/>
            <w:noProof/>
          </w:rPr>
          <w:t>End goal of proposed analyses</w:t>
        </w:r>
        <w:r w:rsidR="00931C6E">
          <w:rPr>
            <w:noProof/>
            <w:webHidden/>
          </w:rPr>
          <w:tab/>
        </w:r>
        <w:r w:rsidR="00931C6E">
          <w:rPr>
            <w:noProof/>
            <w:webHidden/>
          </w:rPr>
          <w:fldChar w:fldCharType="begin"/>
        </w:r>
        <w:r w:rsidR="00931C6E">
          <w:rPr>
            <w:noProof/>
            <w:webHidden/>
          </w:rPr>
          <w:instrText xml:space="preserve"> PAGEREF _Toc64288824 \h </w:instrText>
        </w:r>
        <w:r w:rsidR="00931C6E">
          <w:rPr>
            <w:noProof/>
            <w:webHidden/>
          </w:rPr>
        </w:r>
        <w:r w:rsidR="00931C6E">
          <w:rPr>
            <w:noProof/>
            <w:webHidden/>
          </w:rPr>
          <w:fldChar w:fldCharType="separate"/>
        </w:r>
        <w:r w:rsidR="00931C6E">
          <w:rPr>
            <w:noProof/>
            <w:webHidden/>
          </w:rPr>
          <w:t>27</w:t>
        </w:r>
        <w:r w:rsidR="00931C6E">
          <w:rPr>
            <w:noProof/>
            <w:webHidden/>
          </w:rPr>
          <w:fldChar w:fldCharType="end"/>
        </w:r>
      </w:hyperlink>
    </w:p>
    <w:p w14:paraId="4591440A" w14:textId="47D387AC" w:rsidR="00931C6E" w:rsidRDefault="000979B2">
      <w:pPr>
        <w:pStyle w:val="TOC1"/>
        <w:tabs>
          <w:tab w:val="right" w:pos="10456"/>
        </w:tabs>
        <w:rPr>
          <w:rFonts w:eastAsiaTheme="minorEastAsia" w:cstheme="minorBidi"/>
          <w:b w:val="0"/>
          <w:bCs w:val="0"/>
          <w:caps w:val="0"/>
          <w:noProof/>
          <w:u w:val="none"/>
          <w:lang w:eastAsia="en-GB"/>
        </w:rPr>
      </w:pPr>
      <w:hyperlink w:anchor="_Toc64288825" w:history="1">
        <w:r w:rsidR="00931C6E" w:rsidRPr="009B7D83">
          <w:rPr>
            <w:rStyle w:val="Hyperlink"/>
            <w:noProof/>
          </w:rPr>
          <w:t>ALRI Properties update</w:t>
        </w:r>
        <w:r w:rsidR="00931C6E">
          <w:rPr>
            <w:noProof/>
            <w:webHidden/>
          </w:rPr>
          <w:tab/>
        </w:r>
        <w:r w:rsidR="00931C6E">
          <w:rPr>
            <w:noProof/>
            <w:webHidden/>
          </w:rPr>
          <w:fldChar w:fldCharType="begin"/>
        </w:r>
        <w:r w:rsidR="00931C6E">
          <w:rPr>
            <w:noProof/>
            <w:webHidden/>
          </w:rPr>
          <w:instrText xml:space="preserve"> PAGEREF _Toc64288825 \h </w:instrText>
        </w:r>
        <w:r w:rsidR="00931C6E">
          <w:rPr>
            <w:noProof/>
            <w:webHidden/>
          </w:rPr>
        </w:r>
        <w:r w:rsidR="00931C6E">
          <w:rPr>
            <w:noProof/>
            <w:webHidden/>
          </w:rPr>
          <w:fldChar w:fldCharType="separate"/>
        </w:r>
        <w:r w:rsidR="00931C6E">
          <w:rPr>
            <w:noProof/>
            <w:webHidden/>
          </w:rPr>
          <w:t>28</w:t>
        </w:r>
        <w:r w:rsidR="00931C6E">
          <w:rPr>
            <w:noProof/>
            <w:webHidden/>
          </w:rPr>
          <w:fldChar w:fldCharType="end"/>
        </w:r>
      </w:hyperlink>
    </w:p>
    <w:p w14:paraId="70EC11D1" w14:textId="7CCF220D" w:rsidR="00931C6E" w:rsidRDefault="000979B2">
      <w:pPr>
        <w:pStyle w:val="TOC1"/>
        <w:tabs>
          <w:tab w:val="right" w:pos="10456"/>
        </w:tabs>
        <w:rPr>
          <w:rFonts w:eastAsiaTheme="minorEastAsia" w:cstheme="minorBidi"/>
          <w:b w:val="0"/>
          <w:bCs w:val="0"/>
          <w:caps w:val="0"/>
          <w:noProof/>
          <w:u w:val="none"/>
          <w:lang w:eastAsia="en-GB"/>
        </w:rPr>
      </w:pPr>
      <w:hyperlink w:anchor="_Toc64288826" w:history="1">
        <w:r w:rsidR="00931C6E" w:rsidRPr="009B7D83">
          <w:rPr>
            <w:rStyle w:val="Hyperlink"/>
            <w:noProof/>
          </w:rPr>
          <w:t>References</w:t>
        </w:r>
        <w:r w:rsidR="00931C6E">
          <w:rPr>
            <w:noProof/>
            <w:webHidden/>
          </w:rPr>
          <w:tab/>
        </w:r>
        <w:r w:rsidR="00931C6E">
          <w:rPr>
            <w:noProof/>
            <w:webHidden/>
          </w:rPr>
          <w:fldChar w:fldCharType="begin"/>
        </w:r>
        <w:r w:rsidR="00931C6E">
          <w:rPr>
            <w:noProof/>
            <w:webHidden/>
          </w:rPr>
          <w:instrText xml:space="preserve"> PAGEREF _Toc64288826 \h </w:instrText>
        </w:r>
        <w:r w:rsidR="00931C6E">
          <w:rPr>
            <w:noProof/>
            <w:webHidden/>
          </w:rPr>
        </w:r>
        <w:r w:rsidR="00931C6E">
          <w:rPr>
            <w:noProof/>
            <w:webHidden/>
          </w:rPr>
          <w:fldChar w:fldCharType="separate"/>
        </w:r>
        <w:r w:rsidR="00931C6E">
          <w:rPr>
            <w:noProof/>
            <w:webHidden/>
          </w:rPr>
          <w:t>34</w:t>
        </w:r>
        <w:r w:rsidR="00931C6E">
          <w:rPr>
            <w:noProof/>
            <w:webHidden/>
          </w:rPr>
          <w:fldChar w:fldCharType="end"/>
        </w:r>
      </w:hyperlink>
    </w:p>
    <w:p w14:paraId="444494F4" w14:textId="4FA544E4" w:rsidR="00A87C5C" w:rsidRDefault="000A203E">
      <w:pPr>
        <w:spacing w:after="160" w:line="259" w:lineRule="auto"/>
        <w:ind w:firstLine="0"/>
        <w:contextualSpacing w:val="0"/>
        <w:jc w:val="left"/>
        <w:rPr>
          <w:rFonts w:eastAsiaTheme="majorEastAsia" w:cstheme="majorBidi"/>
          <w:b/>
          <w:color w:val="2F5496" w:themeColor="accent5" w:themeShade="BF"/>
          <w:sz w:val="28"/>
          <w:szCs w:val="32"/>
        </w:rPr>
      </w:pPr>
      <w:r>
        <w:rPr>
          <w:rFonts w:asciiTheme="minorHAnsi" w:hAnsiTheme="minorHAnsi" w:cstheme="minorHAnsi"/>
          <w:i/>
          <w:iCs/>
          <w:caps/>
          <w:sz w:val="24"/>
          <w:szCs w:val="24"/>
          <w:u w:val="single"/>
        </w:rPr>
        <w:fldChar w:fldCharType="end"/>
      </w:r>
      <w:r w:rsidR="00A87C5C">
        <w:br w:type="page"/>
      </w:r>
    </w:p>
    <w:p w14:paraId="32E2574C" w14:textId="554B4937" w:rsidR="00F759ED" w:rsidRDefault="00021D36" w:rsidP="000A08BE">
      <w:pPr>
        <w:pStyle w:val="Heading1"/>
      </w:pPr>
      <w:bookmarkStart w:id="0" w:name="_Toc64288799"/>
      <w:r>
        <w:lastRenderedPageBreak/>
        <w:t>A</w:t>
      </w:r>
      <w:r w:rsidR="00F759ED">
        <w:t xml:space="preserve">cute Lower </w:t>
      </w:r>
      <w:r w:rsidR="00F759ED" w:rsidRPr="000A08BE">
        <w:t>Respiratory</w:t>
      </w:r>
      <w:r w:rsidR="00671AF3">
        <w:t xml:space="preserve"> Infection</w:t>
      </w:r>
      <w:r w:rsidR="00F759ED">
        <w:t xml:space="preserve"> </w:t>
      </w:r>
      <w:r w:rsidR="004C3F90">
        <w:t xml:space="preserve">(ALRI) </w:t>
      </w:r>
      <w:r w:rsidR="00F759ED">
        <w:t>Mod</w:t>
      </w:r>
      <w:r>
        <w:t>ule</w:t>
      </w:r>
      <w:bookmarkEnd w:id="0"/>
    </w:p>
    <w:p w14:paraId="1BCB3607" w14:textId="77777777" w:rsidR="00765DF9" w:rsidRDefault="00021D36" w:rsidP="000A08BE">
      <w:pPr>
        <w:pStyle w:val="Heading2"/>
      </w:pPr>
      <w:bookmarkStart w:id="1" w:name="_Toc64288800"/>
      <w:r w:rsidRPr="00B3649D">
        <w:t>Background</w:t>
      </w:r>
      <w:bookmarkEnd w:id="1"/>
    </w:p>
    <w:p w14:paraId="6B76D23C" w14:textId="5DE45DA4" w:rsidR="00021D36" w:rsidRPr="00B3649D" w:rsidRDefault="00021D36" w:rsidP="00765DF9">
      <w:pPr>
        <w:pStyle w:val="Heading3"/>
      </w:pPr>
      <w:bookmarkStart w:id="2" w:name="_Toc64288801"/>
      <w:r w:rsidRPr="00B3649D">
        <w:t>The Thanzi La Onse Model</w:t>
      </w:r>
      <w:bookmarkEnd w:id="2"/>
    </w:p>
    <w:p w14:paraId="486C4287" w14:textId="64A20990" w:rsidR="00021D36" w:rsidRPr="00A915AF" w:rsidRDefault="00021D36" w:rsidP="000A08BE">
      <w:r>
        <w:t xml:space="preserve">As part of the Thanzi La Onse program a model is being developed which aims to capture the health experiences of the population of Malawi and the consequent interactions with the health care system. The intent is that this model will help to inform future delivery of health care in Malawi.  The model is an individual based model – which means we explicitly simulate the individual life and health experiences of a representative proportion of population of Malawi. The simulation initiates on 1 Jan 2010 and we attempt to simulate the attributes of the population at that point.  We can run the model forward to any specified future time point. Each potential intervention and its associated diseases are being modelled. This is being divided into separate disease/intervention modules. This document describes the module on </w:t>
      </w:r>
      <w:r w:rsidR="004C3F90">
        <w:t>acute lower respiratory tract infections</w:t>
      </w:r>
      <w:r w:rsidR="0060194F">
        <w:t xml:space="preserve"> (ALRI)</w:t>
      </w:r>
      <w:r w:rsidR="004C3F90">
        <w:t>.</w:t>
      </w:r>
      <w:r w:rsidR="002954DA">
        <w:t xml:space="preserve"> </w:t>
      </w:r>
    </w:p>
    <w:p w14:paraId="7C412342" w14:textId="0DEB3D73" w:rsidR="00021D36" w:rsidRPr="00B3649D" w:rsidRDefault="00021D36" w:rsidP="004C3F90">
      <w:pPr>
        <w:pStyle w:val="Heading3"/>
      </w:pPr>
      <w:bookmarkStart w:id="3" w:name="_Toc64288802"/>
      <w:r w:rsidRPr="00B3649D">
        <w:t>General approach to decisions on modelling causal influences and effects of interventions</w:t>
      </w:r>
      <w:bookmarkEnd w:id="3"/>
    </w:p>
    <w:p w14:paraId="69F2A298" w14:textId="274E2187" w:rsidR="00021D36" w:rsidRPr="0008547E" w:rsidRDefault="00021D36" w:rsidP="00021D36">
      <w:pPr>
        <w:rPr>
          <w:bCs/>
        </w:rPr>
      </w:pPr>
      <w:r>
        <w:rPr>
          <w:bCs/>
        </w:rPr>
        <w:t xml:space="preserve">This module was designed in the context of an overall approach to modelling causal effects in general and causal effects of interventions in particular. </w:t>
      </w:r>
      <w:r>
        <w:t>The overall intent is to adopt as simple a structure as can be conceived, whilst still capturing the essential elements of a disease and the interventions used to prevent or treatment.  We include a causal link between a “variable” (by which we mean a characteristic or property of an individual, whether that be demographic, social or biologic), and risk of disease or another variable if there is strong evidence from an overall body of studies that such a causal link exists and is at least moderately strong.  In informing such decisions we place particular value on RCTs or studies with a quasi-experimental design such as analyses based on an instrumental variable. There is no expectation that such studies will be from Malawi or even from Africa.  If there are such local studies and in the unlikely event that they provide strong evidence to suggest that the causal link is substantively different in Malawi then the intent is that this is taken into account and the Malawi-specific link included.</w:t>
      </w:r>
    </w:p>
    <w:p w14:paraId="1C5498BB" w14:textId="45FB827A" w:rsidR="00021D36" w:rsidRDefault="00021D36" w:rsidP="00021D36">
      <w:r>
        <w:t xml:space="preserve">In the special case of a potential causal variable which relates to whether an individual has experienced or is experiencing an intervention the intent is to only include interventions if there is substantial RCT evidence of their beneficial effect, based on trials with objectively ascertained clinical endpoints with low risk of serious bias. Whilst DCP-3 (and to some extent the Malawi EHP) provides an initial list of such interventions and the evidence to support them, where possible our intent has been to form our own opinion on intervention efficacy based on the source trials.  </w:t>
      </w:r>
    </w:p>
    <w:p w14:paraId="74740CE8" w14:textId="1DBED17B" w:rsidR="00021D36" w:rsidRDefault="00021D36" w:rsidP="00021D36">
      <w:r>
        <w:t>Unless there is evidence to the contrary, the intent is to summarize and incorporate intervention effects into the model as relative risks or rates rather than absolute differences due to the fact that such measures are less likely to di</w:t>
      </w:r>
      <w:r w:rsidR="004C3F90">
        <w:t xml:space="preserve">ffer substantively by context. </w:t>
      </w:r>
      <w:r>
        <w:t>Interactions between characteristics (on the multiplicative scale) are only to be incorporate</w:t>
      </w:r>
      <w:r w:rsidR="004C3F90">
        <w:t xml:space="preserve">d if there is strong evidence. </w:t>
      </w:r>
      <w:r>
        <w:t>Again, we have not intended to rely on data from Malawi or Africa for such evidence but if local evidence exists which strongly suggests a different effect than elsewhere then the intent is that this modified effect is incorporated in the model.</w:t>
      </w:r>
    </w:p>
    <w:p w14:paraId="1F606B44" w14:textId="14A128F7" w:rsidR="00021D36" w:rsidRPr="00B3649D" w:rsidRDefault="00021D36" w:rsidP="004C3F90">
      <w:pPr>
        <w:pStyle w:val="Heading3"/>
      </w:pPr>
      <w:bookmarkStart w:id="4" w:name="_Toc64288803"/>
      <w:r w:rsidRPr="00B3649D">
        <w:t>Demographic and social characteristics modelled</w:t>
      </w:r>
      <w:bookmarkEnd w:id="4"/>
    </w:p>
    <w:p w14:paraId="48C1D7CC" w14:textId="68064E2C" w:rsidR="00A87C5C" w:rsidRPr="006310BD" w:rsidRDefault="00A87C5C" w:rsidP="00A87C5C">
      <w:r>
        <w:t>Based on data on the distribution of the population in Malawi according to geographic location we assign individuals a geographic location, which maps onto whether they are classified as living in a rural or urban area. Informed largely by data from the Malawi DHS, variables are also created indicating the person’s wealth level (based on 5 quintiles), whether the person has access to improved sanitation, clean drinking water, hand washing facilities, and whether they experience indoor air pollution (wood burning stove). We assign individuals a current education status (none, primary, secondary) which is updated 3 monthly from age 5 to 20. From age 15 BMI (in 5 groups) is assigned, as well as using tobacco, drinking excess alcohol, having low exercise, high salt intake, high sugar intake. The status with regard to such variables for individuals can change over time. The influences between these variables are described in detail in a separate document.</w:t>
      </w:r>
    </w:p>
    <w:p w14:paraId="7B48D33C" w14:textId="77A63B46" w:rsidR="006310BD" w:rsidRDefault="006310BD" w:rsidP="006310BD">
      <w:pPr>
        <w:pStyle w:val="Heading2"/>
      </w:pPr>
      <w:bookmarkStart w:id="5" w:name="_Toc64288804"/>
      <w:r>
        <w:lastRenderedPageBreak/>
        <w:t xml:space="preserve">Approach to modelling </w:t>
      </w:r>
      <w:r w:rsidR="000A08BE">
        <w:t>ALRI</w:t>
      </w:r>
      <w:r>
        <w:t xml:space="preserve">: rationale for model structure </w:t>
      </w:r>
      <w:r w:rsidR="0082105D">
        <w:t>&amp;</w:t>
      </w:r>
      <w:r>
        <w:t xml:space="preserve"> choice of parameter values</w:t>
      </w:r>
      <w:bookmarkEnd w:id="5"/>
    </w:p>
    <w:p w14:paraId="34AE7532" w14:textId="76424652" w:rsidR="00991A35" w:rsidRDefault="00991A35" w:rsidP="00991A35">
      <w:pPr>
        <w:pStyle w:val="Heading3"/>
      </w:pPr>
      <w:bookmarkStart w:id="6" w:name="_Toc64288805"/>
      <w:r>
        <w:t>Summary</w:t>
      </w:r>
      <w:bookmarkEnd w:id="6"/>
    </w:p>
    <w:p w14:paraId="40AFC210" w14:textId="0F5BA9D7" w:rsidR="00646460" w:rsidRDefault="00646460" w:rsidP="00646460">
      <w:pPr>
        <w:rPr>
          <w:shd w:val="clear" w:color="auto" w:fill="FFFFFF"/>
        </w:rPr>
      </w:pPr>
      <w:r>
        <w:t xml:space="preserve">Acute lower respiratory infections (ALRI) in children under 5 years of age </w:t>
      </w:r>
      <w:r w:rsidR="006D191A">
        <w:t xml:space="preserve">remains one of the </w:t>
      </w:r>
      <w:r>
        <w:t>leading cause</w:t>
      </w:r>
      <w:r w:rsidR="006D191A">
        <w:t>s</w:t>
      </w:r>
      <w:r>
        <w:t xml:space="preserve"> of childhood morb</w:t>
      </w:r>
      <w:r w:rsidR="006D191A">
        <w:t>idity and mortality</w:t>
      </w:r>
      <w:r w:rsidR="006D191A">
        <w:fldChar w:fldCharType="begin" w:fldLock="1"/>
      </w:r>
      <w:r w:rsidR="00FF6AAC">
        <w:instrText>ADDIN CSL_CITATION {"citationItems":[{"id":"ITEM-1","itemData":{"DOI":"10.1016/S0140-6736(16)31593-8","ISSN":"1474547X","PMID":"27839855","abstract":"Background Despite remarkable progress in the improvement of child survival between 1990 and 2015, the Millennium Development Goal (MDG) 4 target of a two-thirds reduction of under-5 mortality rate (U5MR) was not achieved globally. In this paper, we updated our annual estimates of child mortality by cause to 2000–15 to reflect on progress toward the MDG 4 and consider implications for the Sustainable Development Goals (SDG) target for child survival. Methods We increased the estimation input data for causes of deaths by 43% among neonates and 23% among 1–59-month-olds, respectively. We used adequate vital registration (VR) data where available, and modelled cause-specific mortality fractions applying multinomial logistic regressions using adequate VR for low U5MR countries and verbal autopsy data for high U5MR countries. We updated the estimation to use Plasmodium falciparum parasite rate in place of malaria index in the modelling of malaria deaths; to use adjusted empirical estimates instead of modelled estimates for China; and to consider the effects of pneumococcal conjugate vaccine and rotavirus vaccine in the estimation. Findings In 2015, among the 5·9 million under-5 deaths, 2·7 million occurred in the neonatal period. The leading under-5 causes were preterm birth complications (1·055 million [95% uncertainty range (UR) 0·935–1·179]), pneumonia (0·921 million [0·812 −1·117]), and intrapartum-related events (0·691 million [0·598 −0·778]). In the two MDG regions with the most under-5 deaths, the leading cause was pneumonia in sub-Saharan Africa and preterm birth complications in southern Asia. Reductions in mortality rates for pneumonia, diarrhoea, neonatal intrapartum-related events, malaria, and measles were responsible for 61% of the total reduction of 35 per 1000 livebirths in U5MR in 2000–15. Stratified by U5MR, pneumonia was the leading cause in countries with very high U5MR. Preterm birth complications and pneumonia were both important in high, medium high, and medium child mortality countries; whereas congenital abnormalities was the most important cause in countries with low and very low U5MR. Interpretation In the SDG era, countries are advised to prioritise child survival policy and programmes based on their child cause-of-death composition. Continued and enhanced efforts to scale up proven life-saving interventions are needed to achieve the SDG child survival target. Funding Bill &amp; Melinda Gates Foundation, WHO.","author":[{"dropping-particle":"","family":"Liu","given":"Li","non-dropping-particle":"","parse-names":false,"suffix":""},{"dropping-particle":"","family":"Oza","given":"Shefali","non-dropping-particle":"","parse-names":false,"suffix":""},{"dropping-particle":"","family":"Hogan","given":"Dan","non-dropping-particle":"","parse-names":false,"suffix":""},{"dropping-particle":"","family":"Chu","given":"Yue","non-dropping-particle":"","parse-names":false,"suffix":""},{"dropping-particle":"","family":"Perin","given":"Jamie","non-dropping-particle":"","parse-names":false,"suffix":""},{"dropping-particle":"","family":"Zhu","given":"Jun","non-dropping-particle":"","parse-names":false,"suffix":""},{"dropping-particle":"","family":"Lawn","given":"Joy E.","non-dropping-particle":"","parse-names":false,"suffix":""},{"dropping-particle":"","family":"Cousens","given":"Simon","non-dropping-particle":"","parse-names":false,"suffix":""},{"dropping-particle":"","family":"Mathers","given":"Colin","non-dropping-particle":"","parse-names":false,"suffix":""},{"dropping-particle":"","family":"Black","given":"Robert E.","non-dropping-particle":"","parse-names":false,"suffix":""}],"container-title":"The Lancet","id":"ITEM-1","issue":"10063","issued":{"date-parts":[["2016","12","17"]]},"page":"3027-3035","publisher":"Lancet Publishing Group","title":"Global, regional, and national causes of under-5 mortality in 2000–15: an updated systematic analysis with implications for the Sustainable Development Goals","type":"article-journal","volume":"388"},"uris":["http://www.mendeley.com/documents/?uuid=728b39ca-3835-3b26-950a-bf75eb561345"]}],"mendeley":{"formattedCitation":"&lt;sup&gt;1&lt;/sup&gt;","plainTextFormattedCitation":"1","previouslyFormattedCitation":"&lt;sup&gt;1&lt;/sup&gt;"},"properties":{"noteIndex":0},"schema":"https://github.com/citation-style-language/schema/raw/master/csl-citation.json"}</w:instrText>
      </w:r>
      <w:r w:rsidR="006D191A">
        <w:fldChar w:fldCharType="separate"/>
      </w:r>
      <w:r w:rsidR="006D191A" w:rsidRPr="006D191A">
        <w:rPr>
          <w:noProof/>
          <w:vertAlign w:val="superscript"/>
        </w:rPr>
        <w:t>1</w:t>
      </w:r>
      <w:r w:rsidR="006D191A">
        <w:fldChar w:fldCharType="end"/>
      </w:r>
      <w:r>
        <w:t>, with 90% of this burden being reflected in low-middle income countries</w:t>
      </w:r>
      <w:r>
        <w:fldChar w:fldCharType="begin" w:fldLock="1"/>
      </w:r>
      <w:r w:rsidR="006D191A">
        <w:instrText>ADDIN CSL_CITATION {"citationItems":[{"id":"ITEM-1","itemData":{"author":[{"dropping-particle":"","family":"Wardlaw","given":"Tessa;","non-dropping-particle":"","parse-names":false,"suffix":""},{"dropping-particle":"","family":"Johansson","given":"Emily White;","non-dropping-particle":"","parse-names":false,"suffix":""},{"dropping-particle":"","family":"Hodge","given":"Matthew","non-dropping-particle":"","parse-names":false,"suffix":""}],"id":"ITEM-1","issued":{"date-parts":[["2006"]]},"title":"PNEUMONIA THE FORGOTTEN KILLER OF CHILDREN","type":"report"},"uris":["http://www.mendeley.com/documents/?uuid=9254acd5-ff96-3084-87e3-586e947c74fd"]}],"mendeley":{"formattedCitation":"&lt;sup&gt;2&lt;/sup&gt;","plainTextFormattedCitation":"2","previouslyFormattedCitation":"&lt;sup&gt;2&lt;/sup&gt;"},"properties":{"noteIndex":0},"schema":"https://github.com/citation-style-language/schema/raw/master/csl-citation.json"}</w:instrText>
      </w:r>
      <w:r>
        <w:fldChar w:fldCharType="separate"/>
      </w:r>
      <w:r w:rsidR="006D191A" w:rsidRPr="006D191A">
        <w:rPr>
          <w:noProof/>
          <w:vertAlign w:val="superscript"/>
        </w:rPr>
        <w:t>2</w:t>
      </w:r>
      <w:r>
        <w:fldChar w:fldCharType="end"/>
      </w:r>
      <w:r>
        <w:t xml:space="preserve">. A significant proportion </w:t>
      </w:r>
      <w:r>
        <w:rPr>
          <w:shd w:val="clear" w:color="auto" w:fill="FFFFFF"/>
        </w:rPr>
        <w:t>of the ALRI disease burden is accounted by bronchiolitis and pneumonia, with the latter being the most severe manifestation of ALRI.</w:t>
      </w:r>
    </w:p>
    <w:p w14:paraId="73688F21" w14:textId="371C1553" w:rsidR="00083F3E" w:rsidRPr="00765DF9" w:rsidRDefault="00083F3E" w:rsidP="002954DA">
      <w:pPr>
        <w:rPr>
          <w:shd w:val="clear" w:color="auto" w:fill="FFFFFF"/>
        </w:rPr>
      </w:pPr>
      <w:r>
        <w:t>For the TLO programme, we aim to model the underlying disease conditions of a sick child, who will present for care with signs and symptoms, then based on diagnostic algorithm and diagnostic tests the healthcare system will assign a disease classification and treat accordingly.</w:t>
      </w:r>
      <w:r w:rsidRPr="00711356">
        <w:rPr>
          <w:shd w:val="clear" w:color="auto" w:fill="FFFFFF"/>
        </w:rPr>
        <w:t xml:space="preserve"> </w:t>
      </w:r>
      <w:r w:rsidR="002954DA">
        <w:rPr>
          <w:shd w:val="clear" w:color="auto" w:fill="FFFFFF"/>
        </w:rPr>
        <w:t>This document describes the modelling methods for childhood ALRI, and their interaction with the health systems: assessment, classification and treatment of disease.</w:t>
      </w:r>
      <w:r w:rsidR="002954DA" w:rsidRPr="00F3100B">
        <w:rPr>
          <w:shd w:val="clear" w:color="auto" w:fill="FFFFFF"/>
        </w:rPr>
        <w:t xml:space="preserve"> </w:t>
      </w:r>
    </w:p>
    <w:p w14:paraId="29936867" w14:textId="58B198EA" w:rsidR="0060194F" w:rsidRDefault="00083F3E" w:rsidP="0060194F">
      <w:r>
        <w:t xml:space="preserve">The ALRI module updates the lower respiratory tract disease status every 3 months. It is responsible for assigning new ALRIs to children under 5 years of age, and scheduling health system interactions. </w:t>
      </w:r>
      <w:r w:rsidR="002954DA">
        <w:t>These new ALRI events are differentiated into diseases: viral pneumonia, bacteri</w:t>
      </w:r>
      <w:r w:rsidR="00594333">
        <w:t>al pneumonia and</w:t>
      </w:r>
      <w:r w:rsidR="000A203E">
        <w:t xml:space="preserve"> viral bronchiolitis;</w:t>
      </w:r>
      <w:r w:rsidR="00594333">
        <w:t xml:space="preserve"> updating on </w:t>
      </w:r>
      <w:r w:rsidR="002954DA">
        <w:t xml:space="preserve">the occurrence of complications </w:t>
      </w:r>
      <w:r w:rsidR="00594333">
        <w:t xml:space="preserve">derived from the disease states, </w:t>
      </w:r>
      <w:r w:rsidR="00C37D25">
        <w:t xml:space="preserve">as well as symptoms, </w:t>
      </w:r>
      <w:r w:rsidR="000A203E">
        <w:t>and death or recovery.</w:t>
      </w:r>
      <w:r w:rsidR="00C37D25">
        <w:t xml:space="preserve"> When seeking care at different facility level (community, primary, secondary level), the quality of care (correct disease classification and treatment) is incorporated and consumables are used in the health system interaction event.</w:t>
      </w:r>
    </w:p>
    <w:p w14:paraId="17879976" w14:textId="71515C5F" w:rsidR="00C549E8" w:rsidRDefault="00963BB3" w:rsidP="00C549E8">
      <w:pPr>
        <w:pStyle w:val="Heading3"/>
      </w:pPr>
      <w:bookmarkStart w:id="7" w:name="_Toc64288806"/>
      <w:r>
        <w:t>Case definitions and clinical classification</w:t>
      </w:r>
      <w:bookmarkEnd w:id="7"/>
    </w:p>
    <w:p w14:paraId="5FDD2CC5" w14:textId="2DDC6122" w:rsidR="004D0634" w:rsidRDefault="00FF6AAC" w:rsidP="003173D3">
      <w:pPr>
        <w:spacing w:after="0"/>
      </w:pPr>
      <w:r>
        <w:t>In the medical textbook: “Harrison’s principles of internal medicine”, pneumonia is defined as an infection of the pulmonary parenchyma caused by various organisms</w:t>
      </w:r>
      <w:r w:rsidR="00793878">
        <w:t>. It states that pneumonia is not a single disease entity but a group of specific infections, each with different epidemiology, pathogenesis and clinical course</w:t>
      </w:r>
      <w:r w:rsidR="00793878">
        <w:fldChar w:fldCharType="begin" w:fldLock="1"/>
      </w:r>
      <w:r w:rsidR="004D0AEE">
        <w:instrText>ADDIN CSL_CITATION {"citationItems":[{"id":"ITEM-1","itemData":{"ISBN":"0-07-913686-9","author":[{"dropping-particle":"","family":"Braunwald","given":"Eugene","non-dropping-particle":"","parse-names":false,"suffix":""},{"dropping-particle":"","family":"Fauci","given":"Anthony S","non-dropping-particle":"","parse-names":false,"suffix":""},{"dropping-particle":"","family":"Kasper","given":"Dennis L","non-dropping-particle":"","parse-names":false,"suffix":""},{"dropping-particle":"","family":"Hauser","given":"Stephen L","non-dropping-particle":"","parse-names":false,"suffix":""},{"dropping-particle":"","family":"Longo","given":"Dan L","non-dropping-particle":"","parse-names":false,"suffix":""},{"dropping-particle":"","family":"Jameson","given":"J. Larry","non-dropping-particle":"","parse-names":false,"suffix":""}],"edition":"15th","id":"ITEM-1","issued":{"date-parts":[["2001"]]},"publisher":"McGraw Hill","title":"Harrison's principles of internal medicine","type":"book"},"uris":["http://www.mendeley.com/documents/?uuid=1ea6c82c-d862-347e-8bc9-a350465a9a20"]}],"mendeley":{"formattedCitation":"&lt;sup&gt;3&lt;/sup&gt;","plainTextFormattedCitation":"3","previouslyFormattedCitation":"&lt;sup&gt;3&lt;/sup&gt;"},"properties":{"noteIndex":0},"schema":"https://github.com/citation-style-language/schema/raw/master/csl-citation.json"}</w:instrText>
      </w:r>
      <w:r w:rsidR="00793878">
        <w:fldChar w:fldCharType="separate"/>
      </w:r>
      <w:r w:rsidR="00892D59" w:rsidRPr="00892D59">
        <w:rPr>
          <w:noProof/>
          <w:vertAlign w:val="superscript"/>
        </w:rPr>
        <w:t>3</w:t>
      </w:r>
      <w:r w:rsidR="00793878">
        <w:fldChar w:fldCharType="end"/>
      </w:r>
      <w:r w:rsidR="00793878">
        <w:t>.</w:t>
      </w:r>
      <w:r w:rsidR="006B34DE">
        <w:t xml:space="preserve"> </w:t>
      </w:r>
      <w:r w:rsidR="00DC1686">
        <w:t>To date, t</w:t>
      </w:r>
      <w:r w:rsidR="006B34DE">
        <w:t>here is a lack of clarity in the definition and classification of pneumonia in the field of pneumonia care and research</w:t>
      </w:r>
      <w:r w:rsidR="006B34DE">
        <w:fldChar w:fldCharType="begin" w:fldLock="1"/>
      </w:r>
      <w:r w:rsidR="004D0AEE">
        <w:instrText>ADDIN CSL_CITATION {"citationItems":[{"id":"ITEM-1","itemData":{"DOI":"10.1186/s41479-016-0012-z","ISSN":"2200-6133","abstract":"Following the publication of a volume of Pneumonia focused on diagnosis, the journal’s Editorial Board members debated the definition and classification of pneumonia and came to a consensus on the need to revise both of these. The problem with our current approach to the classification of pneumonia is twofold: (i) it results in widespread empirical, and often unnecessary, use of antimicrobials that contributes to pathogen resistance; and (ii) it contributes to heterogeneity among the groups of subjects compared in research, causing misclassification bias and mixtures of effects that threaten internal validity. After outlining the problem of classification, this commentary describes the strengths and weaknesses of a range of systems for the classification of pneumonia. The commentary then calls for debate to generate consensus classifications in the field, proposing a working definition and way forward focusing on the following three points: (i) pneumonia should be defined as an acute infection of the lung parenchyma by various pathogens, excluding the condition of bronchiolitis; (ii) defining pneumonia as a group of specific (co)infections with different characteristics is an ideal that currently has limited use, because the identification of aetiologic organisms in individuals is often not possible (however, the benefits of classifying pneumonia into specific, more homogenous phenotypes should be carefully considered when designing research studies); and (iii) investigation of more homogenous pneumonia groupings is achievable and is likely to yield more rapid advances in the field.","author":[{"dropping-particle":"","family":"Mackenzie","given":"Grant","non-dropping-particle":"","parse-names":false,"suffix":""}],"container-title":"Pneumonia","id":"ITEM-1","issue":"1","issued":{"date-parts":[["2016","12","22"]]},"page":"14","title":"The definition and classification of pneumonia","type":"article-journal","volume":"8"},"uris":["http://www.mendeley.com/documents/?uuid=153202f9-abef-4612-8a7e-339170aadeab"]}],"mendeley":{"formattedCitation":"&lt;sup&gt;4&lt;/sup&gt;","plainTextFormattedCitation":"4","previouslyFormattedCitation":"&lt;sup&gt;4&lt;/sup&gt;"},"properties":{"noteIndex":0},"schema":"https://github.com/citation-style-language/schema/raw/master/csl-citation.json"}</w:instrText>
      </w:r>
      <w:r w:rsidR="006B34DE">
        <w:fldChar w:fldCharType="separate"/>
      </w:r>
      <w:r w:rsidR="00892D59" w:rsidRPr="00892D59">
        <w:rPr>
          <w:noProof/>
          <w:vertAlign w:val="superscript"/>
        </w:rPr>
        <w:t>4</w:t>
      </w:r>
      <w:r w:rsidR="006B34DE">
        <w:fldChar w:fldCharType="end"/>
      </w:r>
      <w:r w:rsidR="00DC1686">
        <w:t xml:space="preserve">, </w:t>
      </w:r>
      <w:r w:rsidR="00892D59">
        <w:t>as well as the lack of a</w:t>
      </w:r>
      <w:r w:rsidR="003173D3">
        <w:t xml:space="preserve"> safe and </w:t>
      </w:r>
      <w:r w:rsidR="004D0AEE">
        <w:t>effective ‘gold-standard’</w:t>
      </w:r>
      <w:r w:rsidR="004D0AEE">
        <w:fldChar w:fldCharType="begin" w:fldLock="1"/>
      </w:r>
      <w:r w:rsidR="004D0AEE">
        <w:instrText>ADDIN CSL_CITATION {"citationItems":[{"id":"ITEM-1","itemData":{"DOI":"10.1093/cid/cix143","abstract":"Pneumonia kills more children each year worldwide than any other disease. Nonetheless, accurately determining the causes of childhood pneumonia has remained elusive. Over the past century, the focus of pneumonia etiology research has shifted from studies of lung aspirates and postmortem specimens intent on identifying pneumococcal disease to studies of multiple specimen types distant from the lung that are tested for multiple pathogens. Some major challenges facing modern pneumonia etiology studies include the use of nonspecific and variable case definitions, poor access to pathologic lung tissue and to specimens from fatal cases, poor diagnostic accuracy of assays (especially when testing nonpulmonary specimens), and the interpretation of results when multiple pathogens are detected in a given individual. The future of childhood pneumonia etiology research will likely require integrating data from complementary approaches, including applications of advanced molecular diagnostics and vaccine probe studies, as well as a renewed emphasis on lung aspirates from radiologically confirmed pneumonia and postmortem examinations. Keywords. pneumonia; etiology; causation; acute lower respiratory tract infections. Over the past century, findings of pneumonia etiology studies in children have swung from detection of only bacteria to a preponderance of viruses. This apparent change in the microbial etiology of pneumonia is attributable, perhaps, as much to changes in study design and methodology as to true changes in etiology. The same can be said when comparing the results across recent pneumonia etiology studies. Interpretation and comparison of results from studies that use different case definitions , study designs, specimen collection approaches, and diagnostic tests require recognition of the biases inherent in each approach. Yet, the challenges of determining pneumonia etiology extend beyond controlling for bias. The syndrome of pneumonia is inherently challenging to define and diagnose, and its pathogenesis is complex. In this article, we explore the challenges of determining the microbial etiology of pneumonia, starting with a brief history of pneumonia etiology studies, with particular emphasis on the challenges faced by each era of research. We then enumerate the principal enduring challenges, demonstrating how each challenge can influence results. Finally, we comment on approaches for future research that could resolve the challenges. HISTORY OF PNEUMONI…","author":[{"dropping-particle":"","family":"Feikin","given":"Daniel R","non-dropping-particle":"","parse-names":false,"suffix":""},{"dropping-particle":"","family":"Hammitt","given":"Laura L","non-dropping-particle":"","parse-names":false,"suffix":""},{"dropping-particle":"","family":"Murdoch","given":"David R","non-dropping-particle":"","parse-names":false,"suffix":""},{"dropping-particle":"","family":"O'brien","given":"Katherine L","non-dropping-particle":"","parse-names":false,"suffix":""},{"dropping-particle":"","family":"Anthony","given":"J","non-dropping-particle":"","parse-names":false,"suffix":""},{"dropping-particle":"","family":"Scott","given":"G","non-dropping-particle":"","parse-names":false,"suffix":""}],"container-title":"Clinical Infectious Diseases","id":"ITEM-1","issued":{"date-parts":[["2017"]]},"title":"The Enduring Challenge of Determining Pneumonia Etiology in Children: Considerations for Future Research Priorities","type":"article-journal"},"uris":["http://www.mendeley.com/documents/?uuid=e69398a1-70bb-3f80-901b-f8b6b2e7fa8d"]}],"mendeley":{"formattedCitation":"&lt;sup&gt;5&lt;/sup&gt;","plainTextFormattedCitation":"5","previouslyFormattedCitation":"&lt;sup&gt;5&lt;/sup&gt;"},"properties":{"noteIndex":0},"schema":"https://github.com/citation-style-language/schema/raw/master/csl-citation.json"}</w:instrText>
      </w:r>
      <w:r w:rsidR="004D0AEE">
        <w:fldChar w:fldCharType="separate"/>
      </w:r>
      <w:r w:rsidR="004D0AEE" w:rsidRPr="008F19C8">
        <w:rPr>
          <w:noProof/>
          <w:vertAlign w:val="superscript"/>
        </w:rPr>
        <w:t>5</w:t>
      </w:r>
      <w:r w:rsidR="004D0AEE">
        <w:fldChar w:fldCharType="end"/>
      </w:r>
      <w:r w:rsidR="004D0AEE">
        <w:t xml:space="preserve"> t</w:t>
      </w:r>
      <w:r w:rsidR="003173D3">
        <w:t xml:space="preserve">o </w:t>
      </w:r>
      <w:r w:rsidR="006B34DE">
        <w:t>identify the causative organisms</w:t>
      </w:r>
      <w:r w:rsidR="00DC1686">
        <w:t>,</w:t>
      </w:r>
      <w:r w:rsidR="003173D3">
        <w:t xml:space="preserve"> further limiting an accurate diagnosis. </w:t>
      </w:r>
    </w:p>
    <w:p w14:paraId="7B36604D" w14:textId="71D8C380" w:rsidR="00077601" w:rsidRDefault="0025448C" w:rsidP="00F76D3E">
      <w:r>
        <w:t>Guidelines for the management of community-acquired pneumonia in both high-income countries and low- and middle-income countries focus the initial diagnosis on</w:t>
      </w:r>
      <w:r w:rsidR="00CC61B9">
        <w:t xml:space="preserve"> the</w:t>
      </w:r>
      <w:r>
        <w:t xml:space="preserve"> clinical assessment</w:t>
      </w:r>
      <w:r w:rsidR="008C02B1">
        <w:fldChar w:fldCharType="begin" w:fldLock="1"/>
      </w:r>
      <w:r w:rsidR="008C02B1">
        <w:instrText>ADDIN CSL_CITATION {"citationItems":[{"id":"ITEM-1","itemData":{"DOI":"10.1111/apa.12501","ISSN":"08035253","PMID":"24330268","abstract":"Aim: The goal of this study was to compare the current guidelines on diagnosis and treatment of paediatric community-acquired pneumonia (CAP) in developing and developed countries. Methods: A literature search was performed consulting the Medline, Embase, Current Contents, National Guideline Clearinghouse and Cochrane database, from January 2000 to March 2013. Results: Twelve guidelines were selected: six from developed countries and six from developing countries. Major discrepancies between the diagnosis and treatment approaches recommended by guidelines covering developing and developed countries were revealed. The search also highlighted differences between recommendations issued in similar settings. Conclusion: The guidelines show wide variations and weak recommendations and further research is needed to improve clinical outcomes and make better use of resources. © 2013 Foundation Acta Paediatrica.","author":[{"dropping-particle":"","family":"Berti","given":"Elettra","non-dropping-particle":"","parse-names":false,"suffix":""},{"dropping-particle":"","family":"Galli","given":"Luisa","non-dropping-particle":"","parse-names":false,"suffix":""},{"dropping-particle":"","family":"Martino","given":"Maurizio","non-dropping-particle":"De","parse-names":false,"suffix":""},{"dropping-particle":"","family":"Chiappini","given":"Elena","non-dropping-particle":"","parse-names":false,"suffix":""}],"container-title":"Acta Paediatrica, International Journal of Paediatrics","id":"ITEM-1","issue":"SUPPL.465","issued":{"date-parts":[["2013","12"]]},"page":"4-16","publisher":"Acta Paediatr","title":"International guidelines on tackling community-acquired pneumonia show major discrepancies between developed and developing countries","type":"article-journal","volume":"102"},"uris":["http://www.mendeley.com/documents/?uuid=9f636b10-0732-3f50-8480-0cf613d51b7a"]}],"mendeley":{"formattedCitation":"&lt;sup&gt;6&lt;/sup&gt;","plainTextFormattedCitation":"6"},"properties":{"noteIndex":0},"schema":"https://github.com/citation-style-language/schema/raw/master/csl-citation.json"}</w:instrText>
      </w:r>
      <w:r w:rsidR="008C02B1">
        <w:fldChar w:fldCharType="separate"/>
      </w:r>
      <w:r w:rsidR="008C02B1" w:rsidRPr="008C02B1">
        <w:rPr>
          <w:noProof/>
          <w:vertAlign w:val="superscript"/>
        </w:rPr>
        <w:t>6</w:t>
      </w:r>
      <w:r w:rsidR="008C02B1">
        <w:fldChar w:fldCharType="end"/>
      </w:r>
      <w:r>
        <w:t xml:space="preserve">. </w:t>
      </w:r>
      <w:r w:rsidR="00CC61B9">
        <w:t>This is a major step in determining the severity of the disease and consequently to decide on what care should be provided. Though there are a range of severity scores</w:t>
      </w:r>
      <w:r w:rsidR="00F76D3E">
        <w:t xml:space="preserve"> described for adults</w:t>
      </w:r>
      <w:r w:rsidR="00F76D3E">
        <w:fldChar w:fldCharType="begin" w:fldLock="1"/>
      </w:r>
      <w:r w:rsidR="008C02B1">
        <w:instrText>ADDIN CSL_CITATION {"citationItems":[{"id":"ITEM-1","itemData":{"DOI":"10.15172/pneu.2014.5/481","ISSN":"2200-6133","abstract":"Pneumonia severity scores in resource poor settings","author":[{"dropping-particle":"","family":"Rylance","given":"Jamie","non-dropping-particle":"","parse-names":false,"suffix":""},{"dropping-particle":"","family":"Waitt","given":"Peter","non-dropping-particle":"","parse-names":false,"suffix":""}],"container-title":"Pneumonia","id":"ITEM-1","issue":"S1","issued":{"date-parts":[["2014","12","22"]]},"page":"30-37","publisher":"Springer Science and Business Media LLC","title":"Pneumonia severity scores in resource poor settings","type":"article-journal","volume":"5"},"uris":["http://www.mendeley.com/documents/?uuid=3a30803c-d1ac-3744-82a0-a16b861fd2f2"]}],"mendeley":{"formattedCitation":"&lt;sup&gt;7&lt;/sup&gt;","plainTextFormattedCitation":"7","previouslyFormattedCitation":"&lt;sup&gt;6&lt;/sup&gt;"},"properties":{"noteIndex":0},"schema":"https://github.com/citation-style-language/schema/raw/master/csl-citation.json"}</w:instrText>
      </w:r>
      <w:r w:rsidR="00F76D3E">
        <w:fldChar w:fldCharType="separate"/>
      </w:r>
      <w:r w:rsidR="008C02B1" w:rsidRPr="008C02B1">
        <w:rPr>
          <w:noProof/>
          <w:vertAlign w:val="superscript"/>
        </w:rPr>
        <w:t>7</w:t>
      </w:r>
      <w:r w:rsidR="00F76D3E">
        <w:fldChar w:fldCharType="end"/>
      </w:r>
      <w:r w:rsidR="00CC61B9">
        <w:t xml:space="preserve">, no score systems have been validated for young children. </w:t>
      </w:r>
      <w:r w:rsidR="00F76D3E">
        <w:t xml:space="preserve">Many low- and lower-middle-income countries have adapted the WHO recommendations for assessing the severity of childhood pneumonia. </w:t>
      </w:r>
    </w:p>
    <w:p w14:paraId="624001BB" w14:textId="61ED1E76" w:rsidR="00A87C5C" w:rsidRDefault="008C0F39" w:rsidP="003173D3">
      <w:pPr>
        <w:spacing w:after="0"/>
      </w:pPr>
      <w:r>
        <w:t>WHO</w:t>
      </w:r>
      <w:r w:rsidR="00D6376F">
        <w:rPr>
          <w:color w:val="000000"/>
          <w:shd w:val="clear" w:color="auto" w:fill="FFFFFF"/>
        </w:rPr>
        <w:t xml:space="preserve"> has placed standardized guidelines </w:t>
      </w:r>
      <w:r w:rsidR="000C2077">
        <w:rPr>
          <w:color w:val="000000"/>
          <w:shd w:val="clear" w:color="auto" w:fill="FFFFFF"/>
        </w:rPr>
        <w:t xml:space="preserve">into the global Integrated Management of Childhood Illness (IMCI) programme, </w:t>
      </w:r>
      <w:r w:rsidR="00D6376F">
        <w:rPr>
          <w:color w:val="000000"/>
          <w:shd w:val="clear" w:color="auto" w:fill="FFFFFF"/>
        </w:rPr>
        <w:t>to facilitate clinical decision making</w:t>
      </w:r>
      <w:r w:rsidR="000C2077">
        <w:rPr>
          <w:color w:val="000000"/>
          <w:shd w:val="clear" w:color="auto" w:fill="FFFFFF"/>
        </w:rPr>
        <w:t xml:space="preserve"> by first level health workers</w:t>
      </w:r>
      <w:r w:rsidR="00D6376F">
        <w:rPr>
          <w:color w:val="000000"/>
          <w:shd w:val="clear" w:color="auto" w:fill="FFFFFF"/>
        </w:rPr>
        <w:t xml:space="preserve"> in managing children presenting with acute respiratory symptoms. </w:t>
      </w:r>
      <w:r w:rsidR="000C2077">
        <w:t xml:space="preserve">A suspected case of pneumonia is determined by its clinical symptoms (Table 1). </w:t>
      </w:r>
      <w:r w:rsidR="0082105D">
        <w:rPr>
          <w:shd w:val="clear" w:color="auto" w:fill="FFFFFF"/>
        </w:rPr>
        <w:t>Th</w:t>
      </w:r>
      <w:r w:rsidR="00552659">
        <w:rPr>
          <w:shd w:val="clear" w:color="auto" w:fill="FFFFFF"/>
        </w:rPr>
        <w:t>e</w:t>
      </w:r>
      <w:r w:rsidR="0082105D">
        <w:rPr>
          <w:shd w:val="clear" w:color="auto" w:fill="FFFFFF"/>
        </w:rPr>
        <w:t xml:space="preserve"> WHO’s clinical definition of childhood pneumonia is</w:t>
      </w:r>
      <w:r w:rsidR="00D6376F">
        <w:rPr>
          <w:shd w:val="clear" w:color="auto" w:fill="FFFFFF"/>
        </w:rPr>
        <w:t xml:space="preserve"> also </w:t>
      </w:r>
      <w:r w:rsidR="0082105D">
        <w:rPr>
          <w:shd w:val="clear" w:color="auto" w:fill="FFFFFF"/>
        </w:rPr>
        <w:t>the most frequently used in field studies and in the</w:t>
      </w:r>
      <w:r w:rsidR="0082105D">
        <w:rPr>
          <w:color w:val="000000"/>
          <w:shd w:val="clear" w:color="auto" w:fill="FFFFFF"/>
        </w:rPr>
        <w:t xml:space="preserve"> estimation of the global burden of childhood pneumonia</w:t>
      </w:r>
      <w:r w:rsidR="0082105D">
        <w:rPr>
          <w:color w:val="000000"/>
          <w:shd w:val="clear" w:color="auto" w:fill="FFFFFF"/>
        </w:rPr>
        <w:fldChar w:fldCharType="begin" w:fldLock="1"/>
      </w:r>
      <w:r w:rsidR="008C02B1">
        <w:rPr>
          <w:color w:val="000000"/>
          <w:shd w:val="clear" w:color="auto" w:fill="FFFFFF"/>
        </w:rPr>
        <w:instrText>ADDIN CSL_CITATION {"citationItems":[{"id":"ITEM-1","itemData":{"DOI":"/S0042-96862004001200005","ISSN":"00429686","PMID":"15654403","abstract":"Objective: Clinical pneumonia (defined as respiratory infections associated with clinical signs of pneumonia, principally pneumonia and bronchiolitis) in children under five years of age is still the leading cause of childhood mortality in the world. In this paper we aim to estimate the worldwide incidence of clinical pneumonia in young children. Methods: Our estimate for the developing world is based on an analysis of published data on the incidence of clinical pneumonia from community-based longitudinal studies. Among more than 2000 studies published since 1961, we identified 46 studies that reported the incidence of clinical pneumonia, and 28 of these met pre-defined quality criteria. Findings: The estimate of the median incidence from those studies was 0.28 episodes per child-year (e/cy). The 25-75% interquartile range was 0.21-0.71. We assessed the plausibility of this estimate using estimates of global mortality from acute respiratory infections and reported case-fatality rates for all episodes of clinical pneumonia reported in community-based studies or the case-fatality rate reported only for severe cases and estimates of the proportion of severe cases occurring in a defined population or community. Conclusion: The overlap between the ranges of the estimates implies that a plausible incidence estimate of clinical pneumonia for developing countries is 0.29 e/cy. This equates to an annual incidence of 150.7 million new cases, 11-20 million (7-13%) of which are severe enough to require hospital admission. In the developed world no comparable data are available. However, large population-based studies report that the incidence of community-acquired pneumonia among children less than five years old is approximately 0.026 e/cy, suggesting that more than 95% of all episodes of clinical pneumonia in young children worldwide occur in developing countries.","author":[{"dropping-particle":"","family":"Rudan","given":"Igor","non-dropping-particle":"","parse-names":false,"suffix":""},{"dropping-particle":"","family":"Tomaskovic","given":"Lana","non-dropping-particle":"","parse-names":false,"suffix":""},{"dropping-particle":"","family":"Boschi-Pinto","given":"Cynthia","non-dropping-particle":"","parse-names":false,"suffix":""},{"dropping-particle":"","family":"Campbell","given":"Harry","non-dropping-particle":"","parse-names":false,"suffix":""}],"container-title":"Bulletin of the World Health Organization","id":"ITEM-1","issue":"12","issued":{"date-parts":[["2004","12"]]},"page":"895-903","title":"Global estimate of the incidence of clinical pneumonia among children under five years of age","type":"article-journal","volume":"82"},"uris":["http://www.mendeley.com/documents/?uuid=47d7a00c-5207-3a00-bf38-f9b4744be66d"]}],"mendeley":{"formattedCitation":"&lt;sup&gt;8&lt;/sup&gt;","plainTextFormattedCitation":"8","previouslyFormattedCitation":"&lt;sup&gt;7&lt;/sup&gt;"},"properties":{"noteIndex":0},"schema":"https://github.com/citation-style-language/schema/raw/master/csl-citation.json"}</w:instrText>
      </w:r>
      <w:r w:rsidR="0082105D">
        <w:rPr>
          <w:color w:val="000000"/>
          <w:shd w:val="clear" w:color="auto" w:fill="FFFFFF"/>
        </w:rPr>
        <w:fldChar w:fldCharType="separate"/>
      </w:r>
      <w:r w:rsidR="008C02B1" w:rsidRPr="008C02B1">
        <w:rPr>
          <w:noProof/>
          <w:color w:val="000000"/>
          <w:shd w:val="clear" w:color="auto" w:fill="FFFFFF"/>
          <w:vertAlign w:val="superscript"/>
        </w:rPr>
        <w:t>8</w:t>
      </w:r>
      <w:r w:rsidR="0082105D">
        <w:rPr>
          <w:color w:val="000000"/>
          <w:shd w:val="clear" w:color="auto" w:fill="FFFFFF"/>
        </w:rPr>
        <w:fldChar w:fldCharType="end"/>
      </w:r>
      <w:r w:rsidR="0082105D">
        <w:rPr>
          <w:color w:val="000000"/>
          <w:shd w:val="clear" w:color="auto" w:fill="FFFFFF"/>
        </w:rPr>
        <w:t>.</w:t>
      </w:r>
      <w:r w:rsidR="0082105D">
        <w:t xml:space="preserve"> </w:t>
      </w:r>
      <w:r w:rsidR="00552659">
        <w:t xml:space="preserve">However, this definition </w:t>
      </w:r>
      <w:r w:rsidR="0009442C">
        <w:t>has low specificity and includes bacterial and viral pneumonia, viral bronchiolitis, bacterial and viral bronchitis</w:t>
      </w:r>
      <w:r w:rsidR="0009442C">
        <w:fldChar w:fldCharType="begin" w:fldLock="1"/>
      </w:r>
      <w:r w:rsidR="008C02B1">
        <w:instrText>ADDIN CSL_CITATION {"citationItems":[{"id":"ITEM-1","itemData":{"DOI":"10.1016/S0140-6736(19)31512-0","ISSN":"1474547X","abstract":"Identifying the causes of acute lower respiratory infections is challenging in most clinical settings, especially so in hospitals in low-income and middle-income countries where bacteriology and other diagnostic services are scarce. The diseases encompassed within WHO's clinical definition of pneumonia include bacterial and viral pneumonia, acute viral bronchiolitis, and bacterial and viral bronchitis. These conditions can coexist and duel pathogens are common, especially in severely unwell children in low-resource settings. The origin of many cases of bacterial pneumonia in children is an acute viral infection followed by mucosal invasion or drip aspiration of nasopharyngeal (NP) bacteria. In some settings, bacteria colonise the nasopharynx of more than 95% of infants in the first 2 months of life, whereas in other populations, this number is about 30% by age 1-5 years; therefore, the risk of bacterial pneumonia accompanying a viral upper respiratory tract infection varies greatly. 1-3 In The Lancet, the Pneumonia Etiology Research for Child Health (PERCH) Study Group report the findings of the PERCH study, 4 an impressive attempt at understanding the diverse causes of acute lower respiratory infections in the pneumococcal conjugate vaccine (PCV) era. The group enrolled 4232 children aged 1-59 months admitted to hospital with what WHO previously classified as severe or very severe pneumonia, with the primary analysis population comprised of 1769 children without HIV infection and with a positive chest x-ray in seven countries over 2 years. PERCH found that ten pathogens accounted for almost 80% of WHO-defined pneumonia in the cases studied. The top ten list of pathogens varied between sites, but the universal causes included respiratory syncytial virus (RSV), Streptococcus pneumoniae, parainfluenza virus, Haemophilus influenzae, human metapneumovirus, and Mycobacterium tuberculosis. PERCH enlarges our understanding of the causes of acute lower respiratory infections but might be criticised for not identifying enough pneumococcal infections. The prevalence of S pneumoniae was estimated to be 4·6% (95% CI 3·2-6·2) for severe and 9·7% (6·9-13·1) for very severe pneumonia in the seven countries of the study, and the prevalence (for both severe and very severe pneumonia) varied widely between countries: 15·1% in The Gambia and 17·4% in Mali, and as low as 0·3% in Thailand. Although some countries had moderate to high PCV coverage (70-90% of the populations …","author":[{"dropping-particle":"","family":"Duke","given":"Trevor","non-dropping-particle":"","parse-names":false,"suffix":""}],"container-title":"The Lancet","id":"ITEM-1","issue":"10200","issued":{"date-parts":[["2019","8","31"]]},"page":"714-716","publisher":"Lancet Publishing Group","title":"What the PERCH study means for future pneumonia strategies","type":"article","volume":"394"},"uris":["http://www.mendeley.com/documents/?uuid=e1ab2f86-be09-38fc-a5f9-9afdefdfdc40"]}],"mendeley":{"formattedCitation":"&lt;sup&gt;9&lt;/sup&gt;","plainTextFormattedCitation":"9","previouslyFormattedCitation":"&lt;sup&gt;8&lt;/sup&gt;"},"properties":{"noteIndex":0},"schema":"https://github.com/citation-style-language/schema/raw/master/csl-citation.json"}</w:instrText>
      </w:r>
      <w:r w:rsidR="0009442C">
        <w:fldChar w:fldCharType="separate"/>
      </w:r>
      <w:r w:rsidR="008C02B1" w:rsidRPr="008C02B1">
        <w:rPr>
          <w:noProof/>
          <w:vertAlign w:val="superscript"/>
        </w:rPr>
        <w:t>9</w:t>
      </w:r>
      <w:r w:rsidR="0009442C">
        <w:fldChar w:fldCharType="end"/>
      </w:r>
      <w:r w:rsidR="0009442C">
        <w:t xml:space="preserve"> – conditions that can co-exist.</w:t>
      </w:r>
      <w:r w:rsidR="000C2077" w:rsidRPr="000C2077">
        <w:t xml:space="preserve"> </w:t>
      </w:r>
      <w:r w:rsidR="003173D3">
        <w:t xml:space="preserve">Empiric antibiotic therapy is high, particularly in low-resource settings. </w:t>
      </w:r>
    </w:p>
    <w:p w14:paraId="5C0A4443" w14:textId="0BABF56C" w:rsidR="00A87C5C" w:rsidRDefault="00A87C5C" w:rsidP="003D6D22">
      <w:pPr>
        <w:pStyle w:val="Caption"/>
        <w:keepNext/>
        <w:jc w:val="left"/>
      </w:pPr>
      <w:r>
        <w:t xml:space="preserve">Table </w:t>
      </w:r>
      <w:fldSimple w:instr=" SEQ Table \* ARABIC ">
        <w:r w:rsidR="000979B2">
          <w:rPr>
            <w:noProof/>
          </w:rPr>
          <w:t>1</w:t>
        </w:r>
      </w:fldSimple>
      <w:r>
        <w:t xml:space="preserve"> - </w:t>
      </w:r>
      <w:r w:rsidRPr="008E2EC1">
        <w:t>Classification of clinical pneumonia by WHO original (2005) and revised guidelines (2014) for children aged 2-59 months</w:t>
      </w:r>
    </w:p>
    <w:tbl>
      <w:tblPr>
        <w:tblW w:w="10120" w:type="dxa"/>
        <w:tblLook w:val="04A0" w:firstRow="1" w:lastRow="0" w:firstColumn="1" w:lastColumn="0" w:noHBand="0" w:noVBand="1"/>
      </w:tblPr>
      <w:tblGrid>
        <w:gridCol w:w="1500"/>
        <w:gridCol w:w="3560"/>
        <w:gridCol w:w="1500"/>
        <w:gridCol w:w="3560"/>
      </w:tblGrid>
      <w:tr w:rsidR="00A87C5C" w:rsidRPr="00A87C5C" w14:paraId="70ACE904" w14:textId="77777777" w:rsidTr="00A87C5C">
        <w:trPr>
          <w:trHeight w:val="300"/>
        </w:trPr>
        <w:tc>
          <w:tcPr>
            <w:tcW w:w="5060" w:type="dxa"/>
            <w:gridSpan w:val="2"/>
            <w:tcBorders>
              <w:top w:val="single" w:sz="8" w:space="0" w:color="auto"/>
              <w:left w:val="single" w:sz="8" w:space="0" w:color="auto"/>
              <w:bottom w:val="single" w:sz="8" w:space="0" w:color="auto"/>
              <w:right w:val="single" w:sz="8" w:space="0" w:color="000000"/>
            </w:tcBorders>
            <w:shd w:val="clear" w:color="000000" w:fill="A9D08E"/>
            <w:noWrap/>
            <w:vAlign w:val="bottom"/>
            <w:hideMark/>
          </w:tcPr>
          <w:p w14:paraId="0B23117D" w14:textId="77777777" w:rsidR="00A87C5C" w:rsidRPr="00A87C5C" w:rsidRDefault="00A87C5C" w:rsidP="00A87C5C">
            <w:pPr>
              <w:spacing w:after="0" w:line="240" w:lineRule="auto"/>
              <w:ind w:firstLine="0"/>
              <w:contextualSpacing w:val="0"/>
              <w:jc w:val="center"/>
              <w:rPr>
                <w:rFonts w:ascii="Calibri" w:eastAsia="Times New Roman" w:hAnsi="Calibri" w:cs="Calibri"/>
                <w:b/>
                <w:bCs/>
                <w:color w:val="000000"/>
                <w:lang w:eastAsia="en-GB"/>
              </w:rPr>
            </w:pPr>
            <w:r w:rsidRPr="00A87C5C">
              <w:rPr>
                <w:rFonts w:ascii="Calibri" w:eastAsia="Times New Roman" w:hAnsi="Calibri" w:cs="Calibri"/>
                <w:b/>
                <w:bCs/>
                <w:color w:val="000000"/>
                <w:lang w:eastAsia="en-GB"/>
              </w:rPr>
              <w:t>Original guidelines 2005</w:t>
            </w:r>
          </w:p>
        </w:tc>
        <w:tc>
          <w:tcPr>
            <w:tcW w:w="5060" w:type="dxa"/>
            <w:gridSpan w:val="2"/>
            <w:tcBorders>
              <w:top w:val="single" w:sz="8" w:space="0" w:color="auto"/>
              <w:left w:val="nil"/>
              <w:bottom w:val="single" w:sz="8" w:space="0" w:color="auto"/>
              <w:right w:val="single" w:sz="8" w:space="0" w:color="000000"/>
            </w:tcBorders>
            <w:shd w:val="clear" w:color="000000" w:fill="A9D08E"/>
            <w:noWrap/>
            <w:vAlign w:val="bottom"/>
            <w:hideMark/>
          </w:tcPr>
          <w:p w14:paraId="5B6299A3" w14:textId="1435049A" w:rsidR="00A87C5C" w:rsidRPr="00A87C5C" w:rsidRDefault="00A87C5C" w:rsidP="00A87C5C">
            <w:pPr>
              <w:spacing w:after="0" w:line="240" w:lineRule="auto"/>
              <w:ind w:firstLine="0"/>
              <w:contextualSpacing w:val="0"/>
              <w:jc w:val="center"/>
              <w:rPr>
                <w:rFonts w:ascii="Calibri" w:eastAsia="Times New Roman" w:hAnsi="Calibri" w:cs="Calibri"/>
                <w:b/>
                <w:bCs/>
                <w:color w:val="000000"/>
                <w:lang w:eastAsia="en-GB"/>
              </w:rPr>
            </w:pPr>
            <w:r w:rsidRPr="00A87C5C">
              <w:rPr>
                <w:rFonts w:ascii="Calibri" w:eastAsia="Times New Roman" w:hAnsi="Calibri" w:cs="Calibri"/>
                <w:b/>
                <w:bCs/>
                <w:color w:val="000000"/>
                <w:lang w:eastAsia="en-GB"/>
              </w:rPr>
              <w:t>Revised guidelines 2</w:t>
            </w:r>
            <w:r w:rsidR="00080784">
              <w:rPr>
                <w:rFonts w:ascii="Calibri" w:eastAsia="Times New Roman" w:hAnsi="Calibri" w:cs="Calibri"/>
                <w:b/>
                <w:bCs/>
                <w:color w:val="000000"/>
                <w:lang w:eastAsia="en-GB"/>
              </w:rPr>
              <w:t>014</w:t>
            </w:r>
          </w:p>
        </w:tc>
      </w:tr>
      <w:tr w:rsidR="00A87C5C" w:rsidRPr="00A87C5C" w14:paraId="2EE97CFC" w14:textId="77777777" w:rsidTr="00A87C5C">
        <w:trPr>
          <w:trHeight w:val="300"/>
        </w:trPr>
        <w:tc>
          <w:tcPr>
            <w:tcW w:w="1500" w:type="dxa"/>
            <w:tcBorders>
              <w:top w:val="nil"/>
              <w:left w:val="single" w:sz="8" w:space="0" w:color="auto"/>
              <w:bottom w:val="nil"/>
              <w:right w:val="nil"/>
            </w:tcBorders>
            <w:shd w:val="clear" w:color="000000" w:fill="BDD7EE"/>
            <w:vAlign w:val="center"/>
            <w:hideMark/>
          </w:tcPr>
          <w:p w14:paraId="34742063"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Severity</w:t>
            </w:r>
          </w:p>
        </w:tc>
        <w:tc>
          <w:tcPr>
            <w:tcW w:w="3560" w:type="dxa"/>
            <w:tcBorders>
              <w:top w:val="single" w:sz="4" w:space="0" w:color="auto"/>
              <w:left w:val="single" w:sz="8" w:space="0" w:color="auto"/>
              <w:bottom w:val="nil"/>
              <w:right w:val="single" w:sz="8" w:space="0" w:color="auto"/>
            </w:tcBorders>
            <w:shd w:val="clear" w:color="000000" w:fill="E7E6E6"/>
            <w:noWrap/>
            <w:vAlign w:val="center"/>
            <w:hideMark/>
          </w:tcPr>
          <w:p w14:paraId="660B3906"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Signs and symptoms</w:t>
            </w:r>
          </w:p>
        </w:tc>
        <w:tc>
          <w:tcPr>
            <w:tcW w:w="1500" w:type="dxa"/>
            <w:tcBorders>
              <w:top w:val="nil"/>
              <w:left w:val="nil"/>
              <w:bottom w:val="nil"/>
              <w:right w:val="nil"/>
            </w:tcBorders>
            <w:shd w:val="clear" w:color="000000" w:fill="BDD7EE"/>
            <w:vAlign w:val="center"/>
            <w:hideMark/>
          </w:tcPr>
          <w:p w14:paraId="57978AD2"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Severity</w:t>
            </w:r>
          </w:p>
        </w:tc>
        <w:tc>
          <w:tcPr>
            <w:tcW w:w="3560" w:type="dxa"/>
            <w:tcBorders>
              <w:top w:val="single" w:sz="4" w:space="0" w:color="auto"/>
              <w:left w:val="single" w:sz="8" w:space="0" w:color="auto"/>
              <w:bottom w:val="nil"/>
              <w:right w:val="single" w:sz="8" w:space="0" w:color="auto"/>
            </w:tcBorders>
            <w:shd w:val="clear" w:color="000000" w:fill="E7E6E6"/>
            <w:noWrap/>
            <w:vAlign w:val="center"/>
            <w:hideMark/>
          </w:tcPr>
          <w:p w14:paraId="6BB58CD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Signs and symptoms</w:t>
            </w:r>
          </w:p>
        </w:tc>
      </w:tr>
      <w:tr w:rsidR="00A87C5C" w:rsidRPr="00A87C5C" w14:paraId="68CAE270" w14:textId="77777777" w:rsidTr="00A87C5C">
        <w:trPr>
          <w:trHeight w:val="290"/>
        </w:trPr>
        <w:tc>
          <w:tcPr>
            <w:tcW w:w="1500" w:type="dxa"/>
            <w:vMerge w:val="restart"/>
            <w:tcBorders>
              <w:top w:val="single" w:sz="8" w:space="0" w:color="auto"/>
              <w:left w:val="single" w:sz="8" w:space="0" w:color="auto"/>
              <w:bottom w:val="single" w:sz="8" w:space="0" w:color="000000"/>
              <w:right w:val="single" w:sz="8" w:space="0" w:color="auto"/>
            </w:tcBorders>
            <w:shd w:val="clear" w:color="000000" w:fill="BDD6EE"/>
            <w:vAlign w:val="center"/>
            <w:hideMark/>
          </w:tcPr>
          <w:p w14:paraId="4E6C97B4"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(non-severe) pneumonia</w:t>
            </w:r>
          </w:p>
        </w:tc>
        <w:tc>
          <w:tcPr>
            <w:tcW w:w="3560" w:type="dxa"/>
            <w:tcBorders>
              <w:top w:val="single" w:sz="8" w:space="0" w:color="auto"/>
              <w:left w:val="nil"/>
              <w:bottom w:val="single" w:sz="4" w:space="0" w:color="auto"/>
              <w:right w:val="single" w:sz="8" w:space="0" w:color="auto"/>
            </w:tcBorders>
            <w:shd w:val="clear" w:color="auto" w:fill="auto"/>
            <w:noWrap/>
            <w:vAlign w:val="center"/>
            <w:hideMark/>
          </w:tcPr>
          <w:p w14:paraId="3704AB29"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c>
          <w:tcPr>
            <w:tcW w:w="1500" w:type="dxa"/>
            <w:vMerge w:val="restart"/>
            <w:tcBorders>
              <w:top w:val="single" w:sz="8" w:space="0" w:color="auto"/>
              <w:left w:val="single" w:sz="8" w:space="0" w:color="auto"/>
              <w:bottom w:val="single" w:sz="8" w:space="0" w:color="000000"/>
              <w:right w:val="nil"/>
            </w:tcBorders>
            <w:shd w:val="clear" w:color="000000" w:fill="BDD6EE"/>
            <w:vAlign w:val="center"/>
            <w:hideMark/>
          </w:tcPr>
          <w:p w14:paraId="49270468"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(non-severe) pneumonia</w:t>
            </w:r>
          </w:p>
        </w:tc>
        <w:tc>
          <w:tcPr>
            <w:tcW w:w="3560" w:type="dxa"/>
            <w:tcBorders>
              <w:top w:val="single" w:sz="8" w:space="0" w:color="auto"/>
              <w:left w:val="single" w:sz="8" w:space="0" w:color="auto"/>
              <w:bottom w:val="nil"/>
              <w:right w:val="single" w:sz="8" w:space="0" w:color="auto"/>
            </w:tcBorders>
            <w:shd w:val="clear" w:color="auto" w:fill="auto"/>
            <w:noWrap/>
            <w:vAlign w:val="bottom"/>
            <w:hideMark/>
          </w:tcPr>
          <w:p w14:paraId="78E0F2AD"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52412930" w14:textId="77777777" w:rsidTr="00A87C5C">
        <w:trPr>
          <w:trHeight w:val="29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4A5DCBD0"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0B60BE56"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Fast breathing for age,</w:t>
            </w:r>
          </w:p>
        </w:tc>
        <w:tc>
          <w:tcPr>
            <w:tcW w:w="1500" w:type="dxa"/>
            <w:vMerge/>
            <w:tcBorders>
              <w:top w:val="single" w:sz="8" w:space="0" w:color="auto"/>
              <w:left w:val="single" w:sz="8" w:space="0" w:color="auto"/>
              <w:bottom w:val="single" w:sz="8" w:space="0" w:color="000000"/>
              <w:right w:val="nil"/>
            </w:tcBorders>
            <w:vAlign w:val="center"/>
            <w:hideMark/>
          </w:tcPr>
          <w:p w14:paraId="19729F91"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nil"/>
              <w:right w:val="single" w:sz="8" w:space="0" w:color="auto"/>
            </w:tcBorders>
            <w:shd w:val="clear" w:color="auto" w:fill="auto"/>
            <w:noWrap/>
            <w:vAlign w:val="bottom"/>
            <w:hideMark/>
          </w:tcPr>
          <w:p w14:paraId="5D604B9A"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47077B94" w14:textId="77777777" w:rsidTr="00A87C5C">
        <w:trPr>
          <w:trHeight w:val="30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28D5F2E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nil"/>
              <w:right w:val="single" w:sz="8" w:space="0" w:color="auto"/>
            </w:tcBorders>
            <w:shd w:val="clear" w:color="auto" w:fill="auto"/>
            <w:noWrap/>
            <w:vAlign w:val="bottom"/>
            <w:hideMark/>
          </w:tcPr>
          <w:p w14:paraId="32D440F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chest indrawing</w:t>
            </w:r>
          </w:p>
        </w:tc>
        <w:tc>
          <w:tcPr>
            <w:tcW w:w="1500" w:type="dxa"/>
            <w:vMerge/>
            <w:tcBorders>
              <w:top w:val="single" w:sz="8" w:space="0" w:color="auto"/>
              <w:left w:val="single" w:sz="8" w:space="0" w:color="auto"/>
              <w:bottom w:val="single" w:sz="8" w:space="0" w:color="000000"/>
              <w:right w:val="nil"/>
            </w:tcBorders>
            <w:vAlign w:val="center"/>
            <w:hideMark/>
          </w:tcPr>
          <w:p w14:paraId="13CC19C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noWrap/>
            <w:vAlign w:val="center"/>
            <w:hideMark/>
          </w:tcPr>
          <w:p w14:paraId="18065C16"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r>
      <w:tr w:rsidR="00A87C5C" w:rsidRPr="00A87C5C" w14:paraId="6398C422" w14:textId="77777777" w:rsidTr="00A87C5C">
        <w:trPr>
          <w:trHeight w:val="29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051CB07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single" w:sz="4" w:space="0" w:color="auto"/>
              <w:left w:val="nil"/>
              <w:bottom w:val="single" w:sz="4" w:space="0" w:color="auto"/>
              <w:right w:val="single" w:sz="8" w:space="0" w:color="auto"/>
            </w:tcBorders>
            <w:shd w:val="clear" w:color="auto" w:fill="auto"/>
            <w:vAlign w:val="center"/>
            <w:hideMark/>
          </w:tcPr>
          <w:p w14:paraId="38AA7496"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danger signs</w:t>
            </w:r>
          </w:p>
        </w:tc>
        <w:tc>
          <w:tcPr>
            <w:tcW w:w="1500" w:type="dxa"/>
            <w:vMerge/>
            <w:tcBorders>
              <w:top w:val="single" w:sz="8" w:space="0" w:color="auto"/>
              <w:left w:val="single" w:sz="8" w:space="0" w:color="auto"/>
              <w:bottom w:val="single" w:sz="8" w:space="0" w:color="000000"/>
              <w:right w:val="nil"/>
            </w:tcBorders>
            <w:vAlign w:val="center"/>
            <w:hideMark/>
          </w:tcPr>
          <w:p w14:paraId="7E477089"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vAlign w:val="center"/>
            <w:hideMark/>
          </w:tcPr>
          <w:p w14:paraId="15B53401"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Fast breathing for age, or</w:t>
            </w:r>
          </w:p>
        </w:tc>
      </w:tr>
      <w:tr w:rsidR="00A87C5C" w:rsidRPr="00A87C5C" w14:paraId="0C23F715" w14:textId="77777777" w:rsidTr="00A87C5C">
        <w:trPr>
          <w:trHeight w:val="300"/>
        </w:trPr>
        <w:tc>
          <w:tcPr>
            <w:tcW w:w="1500" w:type="dxa"/>
            <w:vMerge/>
            <w:tcBorders>
              <w:top w:val="single" w:sz="8" w:space="0" w:color="auto"/>
              <w:left w:val="single" w:sz="8" w:space="0" w:color="auto"/>
              <w:bottom w:val="single" w:sz="8" w:space="0" w:color="000000"/>
              <w:right w:val="single" w:sz="8" w:space="0" w:color="auto"/>
            </w:tcBorders>
            <w:vAlign w:val="center"/>
            <w:hideMark/>
          </w:tcPr>
          <w:p w14:paraId="76A927E9"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vAlign w:val="center"/>
            <w:hideMark/>
          </w:tcPr>
          <w:p w14:paraId="526D147F"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stridor when calm</w:t>
            </w:r>
          </w:p>
        </w:tc>
        <w:tc>
          <w:tcPr>
            <w:tcW w:w="1500" w:type="dxa"/>
            <w:vMerge/>
            <w:tcBorders>
              <w:top w:val="single" w:sz="8" w:space="0" w:color="auto"/>
              <w:left w:val="single" w:sz="8" w:space="0" w:color="auto"/>
              <w:bottom w:val="single" w:sz="8" w:space="0" w:color="000000"/>
              <w:right w:val="nil"/>
            </w:tcBorders>
            <w:vAlign w:val="center"/>
            <w:hideMark/>
          </w:tcPr>
          <w:p w14:paraId="3DB839E8"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vAlign w:val="center"/>
            <w:hideMark/>
          </w:tcPr>
          <w:p w14:paraId="5F92571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Lower chest indrawing</w:t>
            </w:r>
          </w:p>
        </w:tc>
      </w:tr>
      <w:tr w:rsidR="00A87C5C" w:rsidRPr="00A87C5C" w14:paraId="430D1E76" w14:textId="77777777" w:rsidTr="00A87C5C">
        <w:trPr>
          <w:trHeight w:val="290"/>
        </w:trPr>
        <w:tc>
          <w:tcPr>
            <w:tcW w:w="1500" w:type="dxa"/>
            <w:vMerge w:val="restart"/>
            <w:tcBorders>
              <w:top w:val="nil"/>
              <w:left w:val="single" w:sz="8" w:space="0" w:color="auto"/>
              <w:bottom w:val="single" w:sz="8" w:space="0" w:color="000000"/>
              <w:right w:val="single" w:sz="8" w:space="0" w:color="auto"/>
            </w:tcBorders>
            <w:shd w:val="clear" w:color="000000" w:fill="BDD6EE"/>
            <w:vAlign w:val="center"/>
            <w:hideMark/>
          </w:tcPr>
          <w:p w14:paraId="5ACA9F6B"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Severe pneumonia</w:t>
            </w:r>
          </w:p>
        </w:tc>
        <w:tc>
          <w:tcPr>
            <w:tcW w:w="3560" w:type="dxa"/>
            <w:tcBorders>
              <w:top w:val="nil"/>
              <w:left w:val="nil"/>
              <w:bottom w:val="single" w:sz="4" w:space="0" w:color="auto"/>
              <w:right w:val="single" w:sz="8" w:space="0" w:color="auto"/>
            </w:tcBorders>
            <w:shd w:val="clear" w:color="auto" w:fill="auto"/>
            <w:noWrap/>
            <w:vAlign w:val="center"/>
            <w:hideMark/>
          </w:tcPr>
          <w:p w14:paraId="2A52ADF4"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c>
          <w:tcPr>
            <w:tcW w:w="1500" w:type="dxa"/>
            <w:vMerge/>
            <w:tcBorders>
              <w:top w:val="single" w:sz="8" w:space="0" w:color="auto"/>
              <w:left w:val="single" w:sz="8" w:space="0" w:color="auto"/>
              <w:bottom w:val="single" w:sz="8" w:space="0" w:color="000000"/>
              <w:right w:val="nil"/>
            </w:tcBorders>
            <w:vAlign w:val="center"/>
            <w:hideMark/>
          </w:tcPr>
          <w:p w14:paraId="40E83A90"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4" w:space="0" w:color="auto"/>
              <w:right w:val="single" w:sz="8" w:space="0" w:color="auto"/>
            </w:tcBorders>
            <w:shd w:val="clear" w:color="auto" w:fill="auto"/>
            <w:vAlign w:val="center"/>
            <w:hideMark/>
          </w:tcPr>
          <w:p w14:paraId="281B86BF"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danger signs</w:t>
            </w:r>
          </w:p>
        </w:tc>
      </w:tr>
      <w:tr w:rsidR="00A87C5C" w:rsidRPr="00A87C5C" w14:paraId="660749CB" w14:textId="77777777" w:rsidTr="00A87C5C">
        <w:trPr>
          <w:trHeight w:val="290"/>
        </w:trPr>
        <w:tc>
          <w:tcPr>
            <w:tcW w:w="1500" w:type="dxa"/>
            <w:vMerge/>
            <w:tcBorders>
              <w:top w:val="nil"/>
              <w:left w:val="single" w:sz="8" w:space="0" w:color="auto"/>
              <w:bottom w:val="single" w:sz="8" w:space="0" w:color="000000"/>
              <w:right w:val="single" w:sz="8" w:space="0" w:color="auto"/>
            </w:tcBorders>
            <w:vAlign w:val="center"/>
            <w:hideMark/>
          </w:tcPr>
          <w:p w14:paraId="69565CDF"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3135C635"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Lower chest indrawing</w:t>
            </w:r>
          </w:p>
        </w:tc>
        <w:tc>
          <w:tcPr>
            <w:tcW w:w="1500" w:type="dxa"/>
            <w:vMerge/>
            <w:tcBorders>
              <w:top w:val="single" w:sz="8" w:space="0" w:color="auto"/>
              <w:left w:val="single" w:sz="8" w:space="0" w:color="auto"/>
              <w:bottom w:val="single" w:sz="8" w:space="0" w:color="000000"/>
              <w:right w:val="nil"/>
            </w:tcBorders>
            <w:vAlign w:val="center"/>
            <w:hideMark/>
          </w:tcPr>
          <w:p w14:paraId="7701A802"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nil"/>
              <w:right w:val="single" w:sz="8" w:space="0" w:color="auto"/>
            </w:tcBorders>
            <w:shd w:val="clear" w:color="auto" w:fill="auto"/>
            <w:vAlign w:val="center"/>
            <w:hideMark/>
          </w:tcPr>
          <w:p w14:paraId="15973CE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stridor when calm</w:t>
            </w:r>
          </w:p>
        </w:tc>
      </w:tr>
      <w:tr w:rsidR="00A87C5C" w:rsidRPr="00A87C5C" w14:paraId="400947B8" w14:textId="77777777" w:rsidTr="00A87C5C">
        <w:trPr>
          <w:trHeight w:val="290"/>
        </w:trPr>
        <w:tc>
          <w:tcPr>
            <w:tcW w:w="1500" w:type="dxa"/>
            <w:vMerge/>
            <w:tcBorders>
              <w:top w:val="nil"/>
              <w:left w:val="single" w:sz="8" w:space="0" w:color="auto"/>
              <w:bottom w:val="single" w:sz="8" w:space="0" w:color="000000"/>
              <w:right w:val="single" w:sz="8" w:space="0" w:color="auto"/>
            </w:tcBorders>
            <w:vAlign w:val="center"/>
            <w:hideMark/>
          </w:tcPr>
          <w:p w14:paraId="40A6EA94"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5E8216F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danger signs</w:t>
            </w:r>
          </w:p>
        </w:tc>
        <w:tc>
          <w:tcPr>
            <w:tcW w:w="1500" w:type="dxa"/>
            <w:vMerge/>
            <w:tcBorders>
              <w:top w:val="single" w:sz="8" w:space="0" w:color="auto"/>
              <w:left w:val="single" w:sz="8" w:space="0" w:color="auto"/>
              <w:bottom w:val="single" w:sz="8" w:space="0" w:color="000000"/>
              <w:right w:val="nil"/>
            </w:tcBorders>
            <w:vAlign w:val="center"/>
            <w:hideMark/>
          </w:tcPr>
          <w:p w14:paraId="3FB6F9F6"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nil"/>
              <w:right w:val="single" w:sz="8" w:space="0" w:color="auto"/>
            </w:tcBorders>
            <w:shd w:val="clear" w:color="auto" w:fill="auto"/>
            <w:noWrap/>
            <w:vAlign w:val="bottom"/>
            <w:hideMark/>
          </w:tcPr>
          <w:p w14:paraId="69A0271C"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22685EEC" w14:textId="77777777" w:rsidTr="00A87C5C">
        <w:trPr>
          <w:trHeight w:val="300"/>
        </w:trPr>
        <w:tc>
          <w:tcPr>
            <w:tcW w:w="1500" w:type="dxa"/>
            <w:vMerge/>
            <w:tcBorders>
              <w:top w:val="nil"/>
              <w:left w:val="single" w:sz="8" w:space="0" w:color="auto"/>
              <w:bottom w:val="single" w:sz="8" w:space="0" w:color="000000"/>
              <w:right w:val="single" w:sz="8" w:space="0" w:color="auto"/>
            </w:tcBorders>
            <w:vAlign w:val="center"/>
            <w:hideMark/>
          </w:tcPr>
          <w:p w14:paraId="3F1142E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noWrap/>
            <w:vAlign w:val="bottom"/>
            <w:hideMark/>
          </w:tcPr>
          <w:p w14:paraId="144132DA"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No stridor when calm</w:t>
            </w:r>
          </w:p>
        </w:tc>
        <w:tc>
          <w:tcPr>
            <w:tcW w:w="1500" w:type="dxa"/>
            <w:vMerge/>
            <w:tcBorders>
              <w:top w:val="single" w:sz="8" w:space="0" w:color="auto"/>
              <w:left w:val="single" w:sz="8" w:space="0" w:color="auto"/>
              <w:bottom w:val="single" w:sz="8" w:space="0" w:color="000000"/>
              <w:right w:val="nil"/>
            </w:tcBorders>
            <w:vAlign w:val="center"/>
            <w:hideMark/>
          </w:tcPr>
          <w:p w14:paraId="244883E1"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single" w:sz="8" w:space="0" w:color="auto"/>
              <w:bottom w:val="single" w:sz="8" w:space="0" w:color="auto"/>
              <w:right w:val="single" w:sz="8" w:space="0" w:color="auto"/>
            </w:tcBorders>
            <w:shd w:val="clear" w:color="auto" w:fill="auto"/>
            <w:noWrap/>
            <w:vAlign w:val="bottom"/>
            <w:hideMark/>
          </w:tcPr>
          <w:p w14:paraId="0CF80870"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lang w:eastAsia="en-GB"/>
              </w:rPr>
            </w:pPr>
            <w:r w:rsidRPr="00A87C5C">
              <w:rPr>
                <w:rFonts w:ascii="Calibri" w:eastAsia="Times New Roman" w:hAnsi="Calibri" w:cs="Calibri"/>
                <w:color w:val="000000"/>
                <w:lang w:eastAsia="en-GB"/>
              </w:rPr>
              <w:t> </w:t>
            </w:r>
          </w:p>
        </w:tc>
      </w:tr>
      <w:tr w:rsidR="00A87C5C" w:rsidRPr="00A87C5C" w14:paraId="54253C70" w14:textId="77777777" w:rsidTr="00A87C5C">
        <w:trPr>
          <w:trHeight w:val="290"/>
        </w:trPr>
        <w:tc>
          <w:tcPr>
            <w:tcW w:w="1500" w:type="dxa"/>
            <w:vMerge w:val="restart"/>
            <w:tcBorders>
              <w:top w:val="nil"/>
              <w:left w:val="single" w:sz="8" w:space="0" w:color="auto"/>
              <w:bottom w:val="single" w:sz="8" w:space="0" w:color="000000"/>
              <w:right w:val="single" w:sz="8" w:space="0" w:color="auto"/>
            </w:tcBorders>
            <w:shd w:val="clear" w:color="000000" w:fill="BDD6EE"/>
            <w:vAlign w:val="center"/>
            <w:hideMark/>
          </w:tcPr>
          <w:p w14:paraId="190E39F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lastRenderedPageBreak/>
              <w:t>Very severe pneumonia</w:t>
            </w:r>
          </w:p>
        </w:tc>
        <w:tc>
          <w:tcPr>
            <w:tcW w:w="3560" w:type="dxa"/>
            <w:tcBorders>
              <w:top w:val="nil"/>
              <w:left w:val="nil"/>
              <w:bottom w:val="single" w:sz="4" w:space="0" w:color="auto"/>
              <w:right w:val="single" w:sz="8" w:space="0" w:color="auto"/>
            </w:tcBorders>
            <w:shd w:val="clear" w:color="auto" w:fill="auto"/>
            <w:noWrap/>
            <w:vAlign w:val="center"/>
            <w:hideMark/>
          </w:tcPr>
          <w:p w14:paraId="51D33F81"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c>
          <w:tcPr>
            <w:tcW w:w="1500" w:type="dxa"/>
            <w:vMerge w:val="restart"/>
            <w:tcBorders>
              <w:top w:val="nil"/>
              <w:left w:val="single" w:sz="8" w:space="0" w:color="auto"/>
              <w:bottom w:val="single" w:sz="8" w:space="0" w:color="000000"/>
              <w:right w:val="single" w:sz="8" w:space="0" w:color="auto"/>
            </w:tcBorders>
            <w:shd w:val="clear" w:color="000000" w:fill="BDD6EE"/>
            <w:vAlign w:val="center"/>
            <w:hideMark/>
          </w:tcPr>
          <w:p w14:paraId="3038123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Severe pneumonia</w:t>
            </w:r>
          </w:p>
        </w:tc>
        <w:tc>
          <w:tcPr>
            <w:tcW w:w="3560" w:type="dxa"/>
            <w:tcBorders>
              <w:top w:val="nil"/>
              <w:left w:val="nil"/>
              <w:bottom w:val="single" w:sz="4" w:space="0" w:color="auto"/>
              <w:right w:val="single" w:sz="8" w:space="0" w:color="auto"/>
            </w:tcBorders>
            <w:shd w:val="clear" w:color="auto" w:fill="auto"/>
            <w:noWrap/>
            <w:vAlign w:val="center"/>
            <w:hideMark/>
          </w:tcPr>
          <w:p w14:paraId="72201728" w14:textId="77777777" w:rsidR="00A87C5C" w:rsidRPr="00A87C5C" w:rsidRDefault="00A87C5C" w:rsidP="00A87C5C">
            <w:pPr>
              <w:spacing w:after="0" w:line="240" w:lineRule="auto"/>
              <w:ind w:firstLine="0"/>
              <w:contextualSpacing w:val="0"/>
              <w:jc w:val="left"/>
              <w:rPr>
                <w:rFonts w:ascii="Calibri" w:eastAsia="Times New Roman" w:hAnsi="Calibri" w:cs="Calibri"/>
                <w:color w:val="000000"/>
                <w:sz w:val="21"/>
                <w:szCs w:val="21"/>
                <w:lang w:eastAsia="en-GB"/>
              </w:rPr>
            </w:pPr>
            <w:r w:rsidRPr="00A87C5C">
              <w:rPr>
                <w:rFonts w:ascii="Calibri" w:eastAsia="Times New Roman" w:hAnsi="Calibri" w:cs="Calibri"/>
                <w:color w:val="000000"/>
                <w:sz w:val="21"/>
                <w:szCs w:val="21"/>
                <w:lang w:eastAsia="en-GB"/>
              </w:rPr>
              <w:t>Cough and/or difficult breathing, and</w:t>
            </w:r>
          </w:p>
        </w:tc>
      </w:tr>
      <w:tr w:rsidR="00A87C5C" w:rsidRPr="00A87C5C" w14:paraId="576DE7A2" w14:textId="77777777" w:rsidTr="00A87C5C">
        <w:trPr>
          <w:trHeight w:val="290"/>
        </w:trPr>
        <w:tc>
          <w:tcPr>
            <w:tcW w:w="1500" w:type="dxa"/>
            <w:vMerge/>
            <w:tcBorders>
              <w:top w:val="nil"/>
              <w:left w:val="single" w:sz="8" w:space="0" w:color="auto"/>
              <w:bottom w:val="single" w:sz="8" w:space="0" w:color="000000"/>
              <w:right w:val="single" w:sz="8" w:space="0" w:color="auto"/>
            </w:tcBorders>
            <w:vAlign w:val="center"/>
            <w:hideMark/>
          </w:tcPr>
          <w:p w14:paraId="338C6589"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2C20123C"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Any general danger sign, or</w:t>
            </w:r>
          </w:p>
        </w:tc>
        <w:tc>
          <w:tcPr>
            <w:tcW w:w="1500" w:type="dxa"/>
            <w:vMerge/>
            <w:tcBorders>
              <w:top w:val="nil"/>
              <w:left w:val="single" w:sz="8" w:space="0" w:color="auto"/>
              <w:bottom w:val="single" w:sz="8" w:space="0" w:color="000000"/>
              <w:right w:val="single" w:sz="8" w:space="0" w:color="auto"/>
            </w:tcBorders>
            <w:vAlign w:val="center"/>
            <w:hideMark/>
          </w:tcPr>
          <w:p w14:paraId="65685CFD"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4" w:space="0" w:color="auto"/>
              <w:right w:val="single" w:sz="8" w:space="0" w:color="auto"/>
            </w:tcBorders>
            <w:shd w:val="clear" w:color="auto" w:fill="auto"/>
            <w:vAlign w:val="center"/>
            <w:hideMark/>
          </w:tcPr>
          <w:p w14:paraId="6FC443E7"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Any general danger sign, or</w:t>
            </w:r>
          </w:p>
        </w:tc>
      </w:tr>
      <w:tr w:rsidR="00A87C5C" w:rsidRPr="00A87C5C" w14:paraId="26F672EA" w14:textId="77777777" w:rsidTr="00A87C5C">
        <w:trPr>
          <w:trHeight w:val="300"/>
        </w:trPr>
        <w:tc>
          <w:tcPr>
            <w:tcW w:w="1500" w:type="dxa"/>
            <w:vMerge/>
            <w:tcBorders>
              <w:top w:val="nil"/>
              <w:left w:val="single" w:sz="8" w:space="0" w:color="auto"/>
              <w:bottom w:val="single" w:sz="8" w:space="0" w:color="000000"/>
              <w:right w:val="single" w:sz="8" w:space="0" w:color="auto"/>
            </w:tcBorders>
            <w:vAlign w:val="center"/>
            <w:hideMark/>
          </w:tcPr>
          <w:p w14:paraId="2E5C0F4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vAlign w:val="center"/>
            <w:hideMark/>
          </w:tcPr>
          <w:p w14:paraId="1CC350C4"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Stridor when calm</w:t>
            </w:r>
          </w:p>
        </w:tc>
        <w:tc>
          <w:tcPr>
            <w:tcW w:w="1500" w:type="dxa"/>
            <w:vMerge/>
            <w:tcBorders>
              <w:top w:val="nil"/>
              <w:left w:val="single" w:sz="8" w:space="0" w:color="auto"/>
              <w:bottom w:val="single" w:sz="8" w:space="0" w:color="000000"/>
              <w:right w:val="single" w:sz="8" w:space="0" w:color="auto"/>
            </w:tcBorders>
            <w:vAlign w:val="center"/>
            <w:hideMark/>
          </w:tcPr>
          <w:p w14:paraId="0BFE429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p>
        </w:tc>
        <w:tc>
          <w:tcPr>
            <w:tcW w:w="3560" w:type="dxa"/>
            <w:tcBorders>
              <w:top w:val="nil"/>
              <w:left w:val="nil"/>
              <w:bottom w:val="single" w:sz="8" w:space="0" w:color="auto"/>
              <w:right w:val="single" w:sz="8" w:space="0" w:color="auto"/>
            </w:tcBorders>
            <w:shd w:val="clear" w:color="auto" w:fill="auto"/>
            <w:vAlign w:val="center"/>
            <w:hideMark/>
          </w:tcPr>
          <w:p w14:paraId="344DC7CA" w14:textId="77777777" w:rsidR="00A87C5C" w:rsidRPr="00A87C5C" w:rsidRDefault="00A87C5C" w:rsidP="00A87C5C">
            <w:pPr>
              <w:spacing w:after="0" w:line="240" w:lineRule="auto"/>
              <w:ind w:firstLine="0"/>
              <w:contextualSpacing w:val="0"/>
              <w:jc w:val="left"/>
              <w:rPr>
                <w:rFonts w:ascii="Calibri" w:eastAsia="Times New Roman" w:hAnsi="Calibri" w:cs="Calibri"/>
                <w:b/>
                <w:bCs/>
                <w:color w:val="000000"/>
                <w:sz w:val="21"/>
                <w:szCs w:val="21"/>
                <w:lang w:eastAsia="en-GB"/>
              </w:rPr>
            </w:pPr>
            <w:r w:rsidRPr="00A87C5C">
              <w:rPr>
                <w:rFonts w:ascii="Calibri" w:eastAsia="Times New Roman" w:hAnsi="Calibri" w:cs="Calibri"/>
                <w:b/>
                <w:bCs/>
                <w:color w:val="000000"/>
                <w:sz w:val="21"/>
                <w:szCs w:val="21"/>
                <w:lang w:eastAsia="en-GB"/>
              </w:rPr>
              <w:t>Stridor when calm</w:t>
            </w:r>
          </w:p>
        </w:tc>
      </w:tr>
    </w:tbl>
    <w:p w14:paraId="1A27209A" w14:textId="77777777" w:rsidR="0082105D" w:rsidRPr="003A09E6" w:rsidRDefault="0082105D" w:rsidP="0082105D">
      <w:pPr>
        <w:spacing w:line="240" w:lineRule="auto"/>
        <w:ind w:firstLine="0"/>
        <w:jc w:val="left"/>
        <w:rPr>
          <w:sz w:val="19"/>
          <w:szCs w:val="19"/>
        </w:rPr>
      </w:pPr>
      <w:r w:rsidRPr="003A09E6">
        <w:rPr>
          <w:b/>
          <w:sz w:val="19"/>
          <w:szCs w:val="19"/>
        </w:rPr>
        <w:t>*</w:t>
      </w:r>
      <w:r w:rsidRPr="003A09E6">
        <w:rPr>
          <w:sz w:val="19"/>
          <w:szCs w:val="19"/>
        </w:rPr>
        <w:t>In 2014, the WHO updated the guidelines to define lower chest indrawing as a sign of non-severe pneumonia for ages between 2-59 months, where previously was a sign of severe pneumonia. With this change, the clinical definitions of pneumonia has now two stages of disease severity, whereas the original guidelines had three.</w:t>
      </w:r>
    </w:p>
    <w:p w14:paraId="6A1A68EB" w14:textId="77777777" w:rsidR="0082105D" w:rsidRPr="003A09E6" w:rsidRDefault="0082105D" w:rsidP="0082105D">
      <w:pPr>
        <w:spacing w:line="240" w:lineRule="auto"/>
        <w:ind w:firstLine="0"/>
        <w:jc w:val="left"/>
        <w:rPr>
          <w:sz w:val="19"/>
          <w:szCs w:val="19"/>
        </w:rPr>
      </w:pPr>
      <w:r w:rsidRPr="003A09E6">
        <w:rPr>
          <w:sz w:val="19"/>
          <w:szCs w:val="19"/>
        </w:rPr>
        <w:t>Malawi has started using the revised guidelines since February 2018. In the conceptualisation of the model, the new definitions are used.</w:t>
      </w:r>
    </w:p>
    <w:p w14:paraId="1237E953" w14:textId="77777777" w:rsidR="0082105D" w:rsidRPr="003A09E6" w:rsidRDefault="0082105D" w:rsidP="0082105D">
      <w:pPr>
        <w:spacing w:line="240" w:lineRule="auto"/>
        <w:ind w:firstLine="0"/>
        <w:jc w:val="left"/>
        <w:rPr>
          <w:b/>
          <w:sz w:val="19"/>
          <w:szCs w:val="19"/>
        </w:rPr>
      </w:pPr>
      <w:r w:rsidRPr="003A09E6">
        <w:rPr>
          <w:sz w:val="19"/>
          <w:szCs w:val="19"/>
        </w:rPr>
        <w:t>Fast breathing: &lt;2 months – 60 breaths per minute or more; 2 months up to 12 months – 50 breaths per minute or more; 12 months up to 5 years – 40 breaths per minute or more</w:t>
      </w:r>
    </w:p>
    <w:p w14:paraId="05FEC27D" w14:textId="1DD6026B" w:rsidR="0082105D" w:rsidRPr="003A09E6" w:rsidRDefault="0082105D" w:rsidP="0082105D">
      <w:pPr>
        <w:widowControl w:val="0"/>
        <w:autoSpaceDE w:val="0"/>
        <w:autoSpaceDN w:val="0"/>
        <w:adjustRightInd w:val="0"/>
        <w:spacing w:line="240" w:lineRule="auto"/>
        <w:ind w:firstLine="0"/>
        <w:jc w:val="left"/>
        <w:rPr>
          <w:sz w:val="19"/>
          <w:szCs w:val="19"/>
        </w:rPr>
      </w:pPr>
      <w:r w:rsidRPr="003A09E6">
        <w:rPr>
          <w:sz w:val="19"/>
          <w:szCs w:val="19"/>
        </w:rPr>
        <w:t>†Danger signs are any of the following: inability to drink and/or breastfeed, persistent vomiting, lethargy or unconscious, convulsions, and apnoea (if 0–2 months of age) central cyanosis (hospital); severe respiratory distress (hospital)</w:t>
      </w:r>
    </w:p>
    <w:p w14:paraId="27900540" w14:textId="2C431AD9" w:rsidR="0082105D" w:rsidRDefault="0082105D" w:rsidP="00F03A1D">
      <w:pPr>
        <w:spacing w:line="240" w:lineRule="auto"/>
        <w:ind w:firstLine="0"/>
        <w:rPr>
          <w:b/>
          <w:sz w:val="19"/>
          <w:szCs w:val="19"/>
        </w:rPr>
      </w:pPr>
      <w:r w:rsidRPr="003A09E6">
        <w:rPr>
          <w:sz w:val="19"/>
          <w:szCs w:val="19"/>
        </w:rPr>
        <w:t xml:space="preserve">Key clinical symptom defining pneumonia severity in </w:t>
      </w:r>
      <w:r w:rsidR="00F03A1D">
        <w:rPr>
          <w:b/>
          <w:sz w:val="19"/>
          <w:szCs w:val="19"/>
        </w:rPr>
        <w:t>bold.</w:t>
      </w:r>
    </w:p>
    <w:p w14:paraId="2569C12A" w14:textId="77777777" w:rsidR="00F03A1D" w:rsidRPr="00F03A1D" w:rsidRDefault="00F03A1D" w:rsidP="00F03A1D">
      <w:pPr>
        <w:spacing w:line="240" w:lineRule="auto"/>
        <w:ind w:firstLine="0"/>
        <w:rPr>
          <w:b/>
          <w:sz w:val="19"/>
          <w:szCs w:val="19"/>
        </w:rPr>
      </w:pPr>
    </w:p>
    <w:p w14:paraId="2758BF7C" w14:textId="76AB56F3" w:rsidR="00E31097" w:rsidRDefault="002526F2" w:rsidP="00E31097">
      <w:pPr>
        <w:pStyle w:val="Heading3"/>
      </w:pPr>
      <w:bookmarkStart w:id="8" w:name="_Toc64288807"/>
      <w:r>
        <w:t>Conceptualisation of ALRI model structure</w:t>
      </w:r>
      <w:bookmarkEnd w:id="8"/>
    </w:p>
    <w:p w14:paraId="5A5F99E7" w14:textId="77777777" w:rsidR="00C5756E" w:rsidRDefault="003D6D22" w:rsidP="00C5756E">
      <w:r>
        <w:t>The figure below (Figure 1) shows the flow diagram of the natural history of community-acquired ALRIs</w:t>
      </w:r>
      <w:r w:rsidRPr="006D2DBA">
        <w:t xml:space="preserve"> </w:t>
      </w:r>
      <w:r>
        <w:t xml:space="preserve">without input of the healthcare system interventions. </w:t>
      </w:r>
      <w:r w:rsidR="00C5756E">
        <w:t>The model structure proposed here focuses on capturing the most severe manifestations and mortality drivers of lower respiratory tract infections: pneumonia and bronchiolitis in infants.</w:t>
      </w:r>
      <w:r w:rsidR="00C5756E" w:rsidRPr="00871322">
        <w:t xml:space="preserve"> </w:t>
      </w:r>
    </w:p>
    <w:p w14:paraId="64BD8600" w14:textId="13DDC175" w:rsidR="008D436F" w:rsidRDefault="008D436F" w:rsidP="008D436F">
      <w:pPr>
        <w:pStyle w:val="Caption"/>
        <w:keepNext/>
        <w:jc w:val="left"/>
      </w:pPr>
      <w:r>
        <w:t xml:space="preserve">Figure </w:t>
      </w:r>
      <w:fldSimple w:instr=" SEQ Figure \* ARABIC ">
        <w:r w:rsidR="00D83509">
          <w:rPr>
            <w:noProof/>
          </w:rPr>
          <w:t>1</w:t>
        </w:r>
      </w:fldSimple>
      <w:r>
        <w:t xml:space="preserve"> - </w:t>
      </w:r>
      <w:r w:rsidRPr="001B1B0A">
        <w:t>Schematic diagram of the natural history of community-acquired ALRI</w:t>
      </w:r>
    </w:p>
    <w:p w14:paraId="39ED3C47" w14:textId="77777777" w:rsidR="00E31097" w:rsidRPr="000A4195" w:rsidRDefault="00E31097" w:rsidP="00E31097">
      <w:pPr>
        <w:spacing w:after="160" w:line="259" w:lineRule="auto"/>
        <w:ind w:firstLine="0"/>
        <w:jc w:val="left"/>
        <w:rPr>
          <w:b/>
        </w:rPr>
      </w:pPr>
      <w:r>
        <w:rPr>
          <w:noProof/>
          <w:lang w:eastAsia="en-GB"/>
        </w:rPr>
        <w:drawing>
          <wp:inline distT="0" distB="0" distL="0" distR="0" wp14:anchorId="1EA81F1F" wp14:editId="32BE9EE3">
            <wp:extent cx="6165904" cy="5804352"/>
            <wp:effectExtent l="0" t="0" r="6350" b="6350"/>
            <wp:docPr id="7" name="Picture 7" descr="https://documents.app.lucidchart.com/documents/c916ee26-6836-43a9-9e96-154f59bfee5e/pages/0_0?a=3592&amp;x=48&amp;y=-48&amp;w=1584&amp;h=1490&amp;store=1&amp;accept=image%2F*&amp;auth=LCA%20337b2584450d1c1786ef115c9f0ba41138f227ba-ts%3D159811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c916ee26-6836-43a9-9e96-154f59bfee5e/pages/0_0?a=3592&amp;x=48&amp;y=-48&amp;w=1584&amp;h=1490&amp;store=1&amp;accept=image%2F*&amp;auth=LCA%20337b2584450d1c1786ef115c9f0ba41138f227ba-ts%3D1598111751"/>
                    <pic:cNvPicPr>
                      <a:picLocks noChangeAspect="1" noChangeArrowheads="1"/>
                    </pic:cNvPicPr>
                  </pic:nvPicPr>
                  <pic:blipFill rotWithShape="1">
                    <a:blip r:embed="rId8">
                      <a:extLst>
                        <a:ext uri="{28A0092B-C50C-407E-A947-70E740481C1C}">
                          <a14:useLocalDpi xmlns:a14="http://schemas.microsoft.com/office/drawing/2010/main" val="0"/>
                        </a:ext>
                      </a:extLst>
                    </a:blip>
                    <a:srcRect l="5337" t="5109" r="5434" b="5544"/>
                    <a:stretch/>
                  </pic:blipFill>
                  <pic:spPr bwMode="auto">
                    <a:xfrm>
                      <a:off x="0" y="0"/>
                      <a:ext cx="6185548" cy="5822844"/>
                    </a:xfrm>
                    <a:prstGeom prst="rect">
                      <a:avLst/>
                    </a:prstGeom>
                    <a:noFill/>
                    <a:ln>
                      <a:noFill/>
                    </a:ln>
                    <a:extLst>
                      <a:ext uri="{53640926-AAD7-44D8-BBD7-CCE9431645EC}">
                        <a14:shadowObscured xmlns:a14="http://schemas.microsoft.com/office/drawing/2010/main"/>
                      </a:ext>
                    </a:extLst>
                  </pic:spPr>
                </pic:pic>
              </a:graphicData>
            </a:graphic>
          </wp:inline>
        </w:drawing>
      </w:r>
    </w:p>
    <w:p w14:paraId="156F3EE7" w14:textId="1574109E" w:rsidR="003D6D22" w:rsidRDefault="003D6D22" w:rsidP="003D6D22">
      <w:pPr>
        <w:pStyle w:val="Heading4"/>
        <w:rPr>
          <w:shd w:val="clear" w:color="auto" w:fill="FFFFFF"/>
        </w:rPr>
      </w:pPr>
      <w:r>
        <w:rPr>
          <w:shd w:val="clear" w:color="auto" w:fill="FFFFFF"/>
        </w:rPr>
        <w:lastRenderedPageBreak/>
        <w:t>Incidence of ALRI and risk factors</w:t>
      </w:r>
    </w:p>
    <w:p w14:paraId="767B9493" w14:textId="10C68DA6" w:rsidR="003D6D22" w:rsidRDefault="003D6D22" w:rsidP="003D6D22">
      <w:pPr>
        <w:rPr>
          <w:color w:val="000000"/>
          <w:shd w:val="clear" w:color="auto" w:fill="FFFFFF"/>
        </w:rPr>
      </w:pPr>
      <w:r>
        <w:rPr>
          <w:shd w:val="clear" w:color="auto" w:fill="FFFFFF"/>
        </w:rPr>
        <w:t>The attributable pathogens are informed by the PERCH study results</w:t>
      </w:r>
      <w:r>
        <w:rPr>
          <w:shd w:val="clear" w:color="auto" w:fill="FFFFFF"/>
        </w:rPr>
        <w:fldChar w:fldCharType="begin" w:fldLock="1"/>
      </w:r>
      <w:r w:rsidR="008C02B1">
        <w:rPr>
          <w:shd w:val="clear" w:color="auto" w:fill="FFFFFF"/>
        </w:rPr>
        <w:instrText>ADDIN CSL_CITATION {"citationItems":[{"id":"ITEM-1","itemData":{"DOI":"10.1016/S0140-6736(19)30721-4","abstract":"Background Pneumonia is the leading cause of death among children younger than 5 years. In this study, we estimated causes of pneumonia in young African and Asian children, using novel analytical methods applied to clinical and microbiological findings.","author":[{"dropping-particle":"","family":"O","given":"Katherine L","non-dropping-particle":"","parse-names":false,"suffix":""},{"dropping-particle":"","family":"Baggett","given":"Henry C","non-dropping-particle":"","parse-names":false,"suffix":""},{"dropping-particle":"","family":"Abdullah Brooks","given":"W","non-dropping-particle":"","parse-names":false,"suffix":""},{"dropping-particle":"","family":"Feikin","given":"Daniel R","non-dropping-particle":"","parse-names":false,"suffix":""},{"dropping-particle":"","family":"Hammitt","given":"Laura L","non-dropping-particle":"","parse-names":false,"suffix":""},{"dropping-particle":"","family":"Higdon","given":"Melissa M","non-dropping-particle":"","parse-names":false,"suffix":""},{"dropping-particle":"","family":"C Howie","given":"Stephen R","non-dropping-particle":"","parse-names":false,"suffix":""},{"dropping-particle":"","family":"Deloria Knoll","given":"Maria","non-dropping-particle":"","parse-names":false,"suffix":""},{"dropping-particle":"","family":"Kotloff","given":"Karen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R","non-dropping-particle":"","parse-names":false,"suffix":""},{"dropping-particle":"","family":"Prosperi","given":"Christine","non-dropping-particle":"","parse-names":false,"suffix":""},{"dropping-particle":"","family":"Anthony Scott","given":"J G","non-dropping-particle":"","parse-names":false,"suffix":""},{"dropping-particle":"","family":"Shi","given":"Qiyuan","non-dropping-particle":"","parse-names":false,"suffix":""},{"dropping-particle":"","family":"Thea","given":"Donald M","non-dropping-particle":"","parse-names":false,"suffix":""},{"dropping-particle":"","family":"Wu","given":"Zhenke","non-dropping-particle":"","parse-names":false,"suffix":""},{"dropping-particle":"","family":"Zeger","given":"Scott L","non-dropping-particle":"","parse-names":false,"suffix":""},{"dropping-particle":"V","family":"Adrian","given":"Peter","non-dropping-particle":"","parse-names":false,"suffix":""},{"dropping-particle":"","family":"Akarasewi","given":"Pasakorn","non-dropping-particle":"","parse-names":false,"suffix":""},{"dropping-particle":"","family":"Anderson","given":"Trevor P","non-dropping-particle":"","parse-names":false,"suffix":""},{"dropping-particle":"","family":"Antonio","given":"Martin","non-dropping-particle":"","parse-names":false,"suffix":""},{"dropping-particle":"","family":"Awori","given":"Juliet O","non-dropping-particle":"","parse-names":false,"suffix":""},{"dropping-particle":"","family":"Baillie","given":"Vicky L","non-dropping-particle":"","parse-names":false,"suffix":""},{"dropping-particle":"","family":"Bunthi","given":"Charatdao","non-dropping-particle":"","parse-names":false,"suffix":""},{"dropping-particle":"","family":"Chipeta","given":"James","non-dropping-particle":"","parse-names":false,"suffix":""},{"dropping-particle":"","family":"Jobayer Chisti","given":"Mohammod","non-dropping-particle":"","parse-names":false,"suffix":""},{"dropping-particle":"","family":"Crawley","given":"Jane","non-dropping-particle":"","parse-names":false,"suffix":""},{"dropping-particle":"","family":"DeLuca","given":"Andrea N","non-dropping-particle":"","parse-names":false,"suffix":""},{"dropping-particle":"","family":"Driscoll","given":"Amanda J","non-dropping-particle":"","parse-names":false,"suffix":""},{"dropping-particle":"","family":"Ebruke","given":"Bernard E","non-dropping-particle":"","parse-names":false,"suffix":""},{"dropping-particle":"","family":"Endtz","given":"Hubert P","non-dropping-particle":"","parse-names":false,"suffix":""},{"dropping-particle":"","family":"Fancourt","given":"Nicholas","non-dropping-particle":"","parse-names":false,"suffix":""},{"dropping-particle":"","family":"Fu","given":"Wei","non-dropping-particle":"","parse-names":false,"suffix":""},{"dropping-particle":"","family":"Goswami","given":"Doli","non-dropping-particle":"","parse-names":false,"suffix":""},{"dropping-particle":"","family":"Groome","given":"Michelle J","non-dropping-particle":"","parse-names":false,"suffix":""},{"dropping-particle":"","family":"Haddix","given":"Meredith","non-dropping-particle":"","parse-names":false,"suffix":""},{"dropping-particle":"","family":"Hossain","given":"Lokman","non-dropping-particle":"","parse-names":false,"suffix":""},{"dropping-particle":"","family":"Jahan","given":"Yasmin","non-dropping-particle":"","parse-names":false,"suffix":""},{"dropping-particle":"","family":"Wangeci Kagucia","given":"E","non-dropping-particle":"","parse-names":false,"suffix":""},{"dropping-particle":"","family":"Kamau","given":"Alice","non-dropping-particle":"","parse-names":false,"suffix":""},{"dropping-particle":"","family":"Karron","given":"Ruth A","non-dropping-particle":"","parse-names":false,"suffix":""},{"dropping-particle":"","family":"Kazungu","given":"Sidi","non-dropping-particle":"","parse-names":false,"suffix":""},{"dropping-particle":"","family":"Kourouma","given":"Nana","non-dropping-particle":"","parse-names":false,"suffix":""},{"dropping-particle":"","family":"Kuwanda","given":"Locadiah","non-dropping-particle":"","parse-names":false,"suffix":""},{"dropping-particle":"","family":"Kwenda","given":"Geoffrey","non-dropping-particle":"","parse-names":false,"suffix":""},{"dropping-particle":"","family":"Li","given":"Mengying","non-dropping-particle":"","parse-names":false,"suffix":""},{"dropping-particle":"","family":"Machuka","given":"Eunice M","non-dropping-particle":"","parse-names":false,"suffix":""},{"dropping-particle":"","family":"Mackenzie","given":"Grant","non-dropping-particle":"","parse-names":false,"suffix":""},{"dropping-particle":"","family":"Mahomed","given":"Nasreen","non-dropping-particle":"","parse-names":false,"suffix":""},{"dropping-particle":"","family":"Maloney","given":"Susan A","non-dropping-particle":"","parse-names":false,"suffix":""},{"dropping-particle":"","family":"McLellan","given":"Jessica L","non-dropping-particle":"","parse-names":false,"suffix":""},{"dropping-particle":"","family":"Mitchell","given":"Joanne L","non-dropping-particle":"","parse-names":false,"suffix":""},{"dropping-particle":"","family":"Moore","given":"David P","non-dropping-particle":"","parse-names":false,"suffix":""},{"dropping-particle":"","family":"Morpeth","given":"Susan C","non-dropping-particle":"","parse-names":false,"suffix":""},{"dropping-particle":"","family":"Mudau","given":"Azwifarwi","non-dropping-particle":"","parse-names":false,"suffix":""},{"dropping-particle":"","family":"Mwananyanda","given":"Lawrence","non-dropping-particle":"","parse-names":false,"suffix":""},{"dropping-particle":"","family":"Mwansa","given":"James","non-dropping-particle":"","parse-names":false,"suffix":""},{"dropping-particle":"","family":"Silaba Ominde","given":"Micah","non-dropping-particle":"","parse-names":false,"suffix":""},{"dropping-particle":"","family":"Onwuchekwa","given":"Uma","non-dropping-particle":"","parse-names":false,"suffix":""},{"dropping-particle":"","family":"Park","given":"Daniel E","non-dropping-particle":"","parse-names":false,"suffix":""},{"dropping-particle":"","family":"Rhodes","given":"Julia","non-dropping-particle":"","parse-names":false,"suffix":""},{"dropping-particle":"","family":"Sawatwong","given":"Pongpun","non-dropping-particle":"","parse-names":false,"suffix":""},{"dropping-particle":"","family":"Seidenberg","given":"Phil","non-dropping-particle":"","parse-names":false,"suffix":""},{"dropping-particle":"","family":"Shamsul","given":"Arifin","non-dropping-particle":"","parse-names":false,"suffix":""},{"dropping-particle":"","family":"Simões","given":"Eric AF","non-dropping-particle":"","parse-names":false,"suffix":""},{"dropping-particle":"","family":"Sissoko","given":"Seydou","non-dropping-particle":"","parse-names":false,"suffix":""},{"dropping-particle":"","family":"Wa Somwe","given":"Somwe","non-dropping-particle":"","parse-names":false,"suffix":""},{"dropping-particle":"","family":"Sow","given":"Samba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Tapia","given":"Milagritos D","non-dropping-particle":"","parse-names":false,"suffix":""},{"dropping-particle":"","family":"Thamthitiwat","given":"Somsak","non-dropping-particle":"","parse-names":false,"suffix":""},{"dropping-particle":"","family":"Toure","given":"Aliou","non-dropping-particle":"","parse-names":false,"suffix":""},{"dropping-particle":"","family":"Watson","given":"Nora L","non-dropping-particle":"","parse-names":false,"suffix":""},{"dropping-particle":"","family":"Zaman","given":"Khalequ","non-dropping-particle":"","parse-names":false,"suffix":""},{"dropping-particle":"","family":"A Zaman","given":"Syed M","non-dropping-particle":"","parse-names":false,"suffix":""},{"dropping-particle":"","family":"Pneumonia Etiology Research for Child Health Study Group","given":"The","non-dropping-particle":"","parse-names":false,"suffix":""}],"id":"ITEM-1","issued":{"date-parts":[["2019"]]},"title":"Articles Causes of severe pneumonia requiring hospital admission in children without HIV infection from Africa and Asia: the PERCH multi-country case-control study","type":"article-journal"},"uris":["http://www.mendeley.com/documents/?uuid=f0fa90d6-d005-3f52-a02f-3e5d68e8a2da"]}],"mendeley":{"formattedCitation":"&lt;sup&gt;10&lt;/sup&gt;","plainTextFormattedCitation":"10","previouslyFormattedCitation":"&lt;sup&gt;9&lt;/sup&gt;"},"properties":{"noteIndex":0},"schema":"https://github.com/citation-style-language/schema/raw/master/csl-citation.json"}</w:instrText>
      </w:r>
      <w:r>
        <w:rPr>
          <w:shd w:val="clear" w:color="auto" w:fill="FFFFFF"/>
        </w:rPr>
        <w:fldChar w:fldCharType="separate"/>
      </w:r>
      <w:r w:rsidR="008C02B1" w:rsidRPr="008C02B1">
        <w:rPr>
          <w:noProof/>
          <w:shd w:val="clear" w:color="auto" w:fill="FFFFFF"/>
          <w:vertAlign w:val="superscript"/>
        </w:rPr>
        <w:t>10</w:t>
      </w:r>
      <w:r>
        <w:rPr>
          <w:shd w:val="clear" w:color="auto" w:fill="FFFFFF"/>
        </w:rPr>
        <w:fldChar w:fldCharType="end"/>
      </w:r>
      <w:r>
        <w:rPr>
          <w:shd w:val="clear" w:color="auto" w:fill="FFFFFF"/>
        </w:rPr>
        <w:t xml:space="preserve">. The </w:t>
      </w:r>
      <w:r w:rsidR="002526F2">
        <w:t xml:space="preserve">aetiology is age-specific – </w:t>
      </w:r>
      <w:r>
        <w:t>the overall incidence of acute respiratory infections is highest in early childhood and decreases gradually with age</w:t>
      </w:r>
      <w:r>
        <w:fldChar w:fldCharType="begin" w:fldLock="1"/>
      </w:r>
      <w:r w:rsidR="008C02B1">
        <w:instrText>ADDIN CSL_CITATION {"citationItems":[{"id":"ITEM-1","itemData":{"DOI":"10.1016/S0140-6736(13)60222-6","ISSN":"1474-547X","PMID":"23582727","abstract":"Diarrhoea and pneumonia are the leading infectious causes of childhood morbidity and mortality. We comprehensively reviewed the epidemiology of childhood diarrhoea and pneumonia in 2010-11 to inform the planning of integrated control programmes for both illnesses. We estimated that, in 2010, there were 1·731 billion episodes of diarrhoea (36 million of which progressed to severe episodes) and 120 million episodes of pneumonia (14 million of which progressed to severe episodes) in children younger than 5 years. We estimated that, in 2011, 700,000 episodes of diarrhoea and 1·3 million of pneumonia led to death. A high proportion of deaths occurs in the first 2 years of life in both diseases--72% for diarrhoea and 81% for pneumonia. The epidemiology of childhood diarrhoea and that of pneumonia overlap, which might be partly because of shared risk factors, such as undernutrition, suboptimum breastfeeding, and zinc deficiency. Rotavirus is the most common cause of vaccine-preventable severe diarrhoea (associated with 28% of cases), and Streptococcus pneumoniae (18·3%) of vaccine-preventable severe pneumonia. Morbidity and mortality from childhood pneumonia and diarrhoea are falling, but action is needed globally and at country level to accelerate the reduction.","author":[{"dropping-particle":"","family":"Walker","given":"Christa L Fischer","non-dropping-particle":"","parse-names":false,"suffix":""},{"dropping-particle":"","family":"Rudan","given":"Igor","non-dropping-particle":"","parse-names":false,"suffix":""},{"dropping-particle":"","family":"Liu","given":"Li","non-dropping-particle":"","parse-names":false,"suffix":""},{"dropping-particle":"","family":"Nair","given":"Harish","non-dropping-particle":"","parse-names":false,"suffix":""},{"dropping-particle":"","family":"Theodoratou","given":"Evropi","non-dropping-particle":"","parse-names":false,"suffix":""},{"dropping-particle":"","family":"Bhutta","given":"Zulfiqar A","non-dropping-particle":"","parse-names":false,"suffix":""},{"dropping-particle":"","family":"O'Brien","given":"Katherine L","non-dropping-particle":"","parse-names":false,"suffix":""},{"dropping-particle":"","family":"Campbell","given":"Harry","non-dropping-particle":"","parse-names":false,"suffix":""},{"dropping-particle":"","family":"Black","given":"Robert E","non-dropping-particle":"","parse-names":false,"suffix":""}],"container-title":"Lancet (London, England)","id":"ITEM-1","issue":"9875","issued":{"date-parts":[["2013","4","20"]]},"page":"1405-1416","title":"Global burden of childhood pneumonia and diarrhoea.","type":"article-journal","volume":"381"},"uris":["http://www.mendeley.com/documents/?uuid=4b3b908c-14ef-3518-bae1-c10faa7bfc50"]}],"mendeley":{"formattedCitation":"&lt;sup&gt;11&lt;/sup&gt;","plainTextFormattedCitation":"11","previouslyFormattedCitation":"&lt;sup&gt;10&lt;/sup&gt;"},"properties":{"noteIndex":0},"schema":"https://github.com/citation-style-language/schema/raw/master/csl-citation.json"}</w:instrText>
      </w:r>
      <w:r>
        <w:fldChar w:fldCharType="separate"/>
      </w:r>
      <w:r w:rsidR="008C02B1" w:rsidRPr="008C02B1">
        <w:rPr>
          <w:noProof/>
          <w:vertAlign w:val="superscript"/>
        </w:rPr>
        <w:t>11</w:t>
      </w:r>
      <w:r>
        <w:fldChar w:fldCharType="end"/>
      </w:r>
      <w:r>
        <w:t xml:space="preserve">, which reflects the pattern of exposure to infection, and the development of the child’s immunity. </w:t>
      </w:r>
      <w:r>
        <w:rPr>
          <w:shd w:val="clear" w:color="auto" w:fill="FFFFFF"/>
        </w:rPr>
        <w:t xml:space="preserve">The development and localization of disease in the lower respiratory tract depends on a complex interaction between the pathogen, the host, and environmental factors. </w:t>
      </w:r>
      <w:r>
        <w:t xml:space="preserve">The incidence of ALRI disease is associated with host-related risk factors, such as, low birth weight, undernutrition – </w:t>
      </w:r>
      <w:r>
        <w:rPr>
          <w:color w:val="000000"/>
          <w:shd w:val="clear" w:color="auto" w:fill="FFFFFF"/>
        </w:rPr>
        <w:t xml:space="preserve">weight-for-age less than 2 standard deviations, and HIV infection </w:t>
      </w:r>
      <w:r>
        <w:t>and external/environment-related factors, such as, lack of exclusive breastfeeding, household crowding – more than 7 persons per household, exposure to indoor air pollution, and incomplete immunization</w:t>
      </w:r>
      <w:r>
        <w:rPr>
          <w:color w:val="000000"/>
          <w:shd w:val="clear" w:color="auto" w:fill="FFFFFF"/>
        </w:rPr>
        <w:fldChar w:fldCharType="begin" w:fldLock="1"/>
      </w:r>
      <w:r w:rsidR="008C02B1">
        <w:rPr>
          <w:color w:val="000000"/>
          <w:shd w:val="clear" w:color="auto" w:fill="FFFFFF"/>
        </w:rPr>
        <w:instrText>ADDIN CSL_CITATION {"citationItems":[{"id":"ITEM-1","itemData":{"DOI":"10.3325/cmj.2013.54.110","ISSN":"03539504","PMID":"23630139","abstract":"Aim: To identify the risk factors in children under five years of age for severe acute lower respiratory infections (ALRI), which are the leading cause of child mortality. Methods: We performed a systematic review of published literature available in the public domain. We conducted a quality assessment of all eligible studies according to GRADE criteria and performed a meta-analysis to report the odds ratios for all risk factors identified in these studies. Results: We identified 36 studies that investigated 19 risk factors for severe ALRI. Of these, 7 risk factors were significantly associated with severe ALRI in a consistent manner across studies, with the following meta-analysis estimates of odds ratios (with 95% confidence intervals): low birth weight 3.18 (1.02-9.90), lack of exclusive breastfeeding 2.34 (1.42-3.88), crowding - more than 7 persons per household 1.96 (1.53-2.52), exposure to indoor air pollution 1.57 (1.06-2.31), incomplete immunization 1.83 (1.32-2.52), undernutrition - weight-for-age less than 2 standard deviations 4.47 (2.10-9.49), and HIV infection 4.15 (2.57-9.74). Conclusion: This study highlights the role of the above seven risk factors in the development of severe pneumonia in under-five children. In addition, it emphasizes the need for further studies investigating other potential risk factors. Since these risk factors are potentially preventable, health policies targeted at reducing their prevalence provide a basis for decreasing the burden of childhood pneumonia.","author":[{"dropping-particle":"","family":"Jackson","given":"Stewart","non-dropping-particle":"","parse-names":false,"suffix":""},{"dropping-particle":"","family":"Mathews","given":"Kyle H.","non-dropping-particle":"","parse-names":false,"suffix":""},{"dropping-particle":"","family":"Pulanić","given":"Dražen","non-dropping-particle":"","parse-names":false,"suffix":""},{"dropping-particle":"","family":"Falconer","given":"Rachel","non-dropping-particle":"","parse-names":false,"suffix":""},{"dropping-particle":"","family":"Rudan","given":"Igor","non-dropping-particle":"","parse-names":false,"suffix":""},{"dropping-particle":"","family":"Campbell","given":"Harry","non-dropping-particle":"","parse-names":false,"suffix":""},{"dropping-particle":"","family":"Nair","given":"Harish","non-dropping-particle":"","parse-names":false,"suffix":""}],"container-title":"Croatian Medical Journal","id":"ITEM-1","issue":"2","issued":{"date-parts":[["2013","4"]]},"page":"110-121","publisher":"Medicinska Naklada","title":"Risk factors for severe acute lower respiratory infections in children - a systematic review and meta-analysis","type":"article-journal","volume":"54"},"uris":["http://www.mendeley.com/documents/?uuid=e9898bdf-64b1-31de-a845-8a0286ac425f"]}],"mendeley":{"formattedCitation":"&lt;sup&gt;12&lt;/sup&gt;","plainTextFormattedCitation":"12","previouslyFormattedCitation":"&lt;sup&gt;11&lt;/sup&gt;"},"properties":{"noteIndex":0},"schema":"https://github.com/citation-style-language/schema/raw/master/csl-citation.json"}</w:instrText>
      </w:r>
      <w:r>
        <w:rPr>
          <w:color w:val="000000"/>
          <w:shd w:val="clear" w:color="auto" w:fill="FFFFFF"/>
        </w:rPr>
        <w:fldChar w:fldCharType="separate"/>
      </w:r>
      <w:r w:rsidR="008C02B1" w:rsidRPr="008C02B1">
        <w:rPr>
          <w:noProof/>
          <w:color w:val="000000"/>
          <w:shd w:val="clear" w:color="auto" w:fill="FFFFFF"/>
          <w:vertAlign w:val="superscript"/>
        </w:rPr>
        <w:t>12</w:t>
      </w:r>
      <w:r>
        <w:rPr>
          <w:color w:val="000000"/>
          <w:shd w:val="clear" w:color="auto" w:fill="FFFFFF"/>
        </w:rPr>
        <w:fldChar w:fldCharType="end"/>
      </w:r>
      <w:r>
        <w:rPr>
          <w:color w:val="000000"/>
          <w:shd w:val="clear" w:color="auto" w:fill="FFFFFF"/>
        </w:rPr>
        <w:t>.</w:t>
      </w:r>
    </w:p>
    <w:p w14:paraId="703D47A4" w14:textId="77777777" w:rsidR="006B3B1C" w:rsidRPr="00356B88" w:rsidRDefault="006B3B1C" w:rsidP="006B3B1C">
      <w:pPr>
        <w:rPr>
          <w:color w:val="000000"/>
          <w:shd w:val="clear" w:color="auto" w:fill="FFFFFF"/>
        </w:rPr>
      </w:pPr>
      <w:r>
        <w:rPr>
          <w:shd w:val="clear" w:color="auto" w:fill="FFFFFF"/>
        </w:rPr>
        <w:t xml:space="preserve">In any community-based study on pneumonia incidence, the measured entity is not pneumonia itself but rather the incidence of children who fulfil the case definition of childhood pneumonia. </w:t>
      </w:r>
      <w:r>
        <w:t xml:space="preserve">Using the WHO’s case definition of pneumonia greatly overestimates the incidence of pneumonia. Nevertheless, it </w:t>
      </w:r>
      <w:r w:rsidRPr="009D0864">
        <w:t xml:space="preserve">was designed to ensure early use of antibiotics in resource-limited countries to have an impact on the high levels of mortality. </w:t>
      </w:r>
      <w:r>
        <w:t>With such model design, I attempt to capture the underlying ALRI condition that require antibiotics (those with bacterial aetiology, as primary or secondary cause, and with severe disease that may require preventive antibiotic administration) and those that do not require (viral aetiology only, non-severe).</w:t>
      </w:r>
    </w:p>
    <w:p w14:paraId="7F0B62D4" w14:textId="402F932F" w:rsidR="00E01721" w:rsidRDefault="006B3B1C" w:rsidP="00E01721">
      <w:r>
        <w:t>In the estimation of ALRI incidence by pathogen by age group, there are two steps:</w:t>
      </w:r>
      <w:r w:rsidR="00F03A1D">
        <w:t xml:space="preserve"> </w:t>
      </w:r>
      <w:r>
        <w:t>1</w:t>
      </w:r>
      <w:r w:rsidRPr="006B3B1C">
        <w:rPr>
          <w:vertAlign w:val="superscript"/>
        </w:rPr>
        <w:t>st</w:t>
      </w:r>
      <w:r>
        <w:t xml:space="preserve"> – For each age group [1-11, 12-23, 24-59 months], I determine the incidence of pneumonia by each pathogen and the incidence of bronchiolitis by each pathogen (for &lt;2 years of age). </w:t>
      </w:r>
      <w:r w:rsidR="00E01721">
        <w:t>2</w:t>
      </w:r>
      <w:r w:rsidR="00E01721" w:rsidRPr="00E01721">
        <w:rPr>
          <w:vertAlign w:val="superscript"/>
        </w:rPr>
        <w:t>nd</w:t>
      </w:r>
      <w:r w:rsidR="00E01721">
        <w:t xml:space="preserve"> – </w:t>
      </w:r>
      <w:r>
        <w:t>Then, the two disease incidences for each pathogen are added together, which will be the estimate for the incidence of ALRI by pathogen.</w:t>
      </w:r>
      <w:r w:rsidRPr="006B3B1C">
        <w:t xml:space="preserve"> </w:t>
      </w:r>
    </w:p>
    <w:p w14:paraId="4A8E12F1" w14:textId="3849F65C" w:rsidR="00F03A1D" w:rsidRDefault="00E01721" w:rsidP="00F03A1D">
      <w:r>
        <w:t xml:space="preserve">The key study used in informing the parameters of ALRI model is the Pneumonia Etiology Research for Child Health (PERCH) </w:t>
      </w:r>
      <w:r w:rsidR="00F03A1D">
        <w:t xml:space="preserve">hospital-based </w:t>
      </w:r>
      <w:r>
        <w:t>case-control study. Its results inform the model about the infective agents causing of severe and very severe pneumonia (WHO 2005 definitions) among children aged 1-59 months. Among those with clinical severe and very severe pneumonia that fulfilled the study’s inclusion criteria, 41.8% were confirmed diagnosis with abnormal chest x-ray scans (CXR). The pathogen attributable fractions (AFs) for CXR+ results were estimated using a Bayesian, partial latent class analysis to estimate probabilities of aetiological agents at the individual and population level, incorporating case and control data</w:t>
      </w:r>
      <w:r>
        <w:fldChar w:fldCharType="begin" w:fldLock="1"/>
      </w:r>
      <w:r w:rsidR="008C02B1">
        <w:instrText>ADDIN CSL_CITATION {"citationItems":[{"id":"ITEM-1","itemData":{"DOI":"10.1016/S0140-6736(19)30721-4","abstract":"Background Pneumonia is the leading cause of death among children younger than 5 years. In this study, we estimated causes of pneumonia in young African and Asian children, using novel analytical methods applied to clinical and microbiological findings.","author":[{"dropping-particle":"","family":"O","given":"Katherine L","non-dropping-particle":"","parse-names":false,"suffix":""},{"dropping-particle":"","family":"Baggett","given":"Henry C","non-dropping-particle":"","parse-names":false,"suffix":""},{"dropping-particle":"","family":"Abdullah Brooks","given":"W","non-dropping-particle":"","parse-names":false,"suffix":""},{"dropping-particle":"","family":"Feikin","given":"Daniel R","non-dropping-particle":"","parse-names":false,"suffix":""},{"dropping-particle":"","family":"Hammitt","given":"Laura L","non-dropping-particle":"","parse-names":false,"suffix":""},{"dropping-particle":"","family":"Higdon","given":"Melissa M","non-dropping-particle":"","parse-names":false,"suffix":""},{"dropping-particle":"","family":"C Howie","given":"Stephen R","non-dropping-particle":"","parse-names":false,"suffix":""},{"dropping-particle":"","family":"Deloria Knoll","given":"Maria","non-dropping-particle":"","parse-names":false,"suffix":""},{"dropping-particle":"","family":"Kotloff","given":"Karen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R","non-dropping-particle":"","parse-names":false,"suffix":""},{"dropping-particle":"","family":"Prosperi","given":"Christine","non-dropping-particle":"","parse-names":false,"suffix":""},{"dropping-particle":"","family":"Anthony Scott","given":"J G","non-dropping-particle":"","parse-names":false,"suffix":""},{"dropping-particle":"","family":"Shi","given":"Qiyuan","non-dropping-particle":"","parse-names":false,"suffix":""},{"dropping-particle":"","family":"Thea","given":"Donald M","non-dropping-particle":"","parse-names":false,"suffix":""},{"dropping-particle":"","family":"Wu","given":"Zhenke","non-dropping-particle":"","parse-names":false,"suffix":""},{"dropping-particle":"","family":"Zeger","given":"Scott L","non-dropping-particle":"","parse-names":false,"suffix":""},{"dropping-particle":"V","family":"Adrian","given":"Peter","non-dropping-particle":"","parse-names":false,"suffix":""},{"dropping-particle":"","family":"Akarasewi","given":"Pasakorn","non-dropping-particle":"","parse-names":false,"suffix":""},{"dropping-particle":"","family":"Anderson","given":"Trevor P","non-dropping-particle":"","parse-names":false,"suffix":""},{"dropping-particle":"","family":"Antonio","given":"Martin","non-dropping-particle":"","parse-names":false,"suffix":""},{"dropping-particle":"","family":"Awori","given":"Juliet O","non-dropping-particle":"","parse-names":false,"suffix":""},{"dropping-particle":"","family":"Baillie","given":"Vicky L","non-dropping-particle":"","parse-names":false,"suffix":""},{"dropping-particle":"","family":"Bunthi","given":"Charatdao","non-dropping-particle":"","parse-names":false,"suffix":""},{"dropping-particle":"","family":"Chipeta","given":"James","non-dropping-particle":"","parse-names":false,"suffix":""},{"dropping-particle":"","family":"Jobayer Chisti","given":"Mohammod","non-dropping-particle":"","parse-names":false,"suffix":""},{"dropping-particle":"","family":"Crawley","given":"Jane","non-dropping-particle":"","parse-names":false,"suffix":""},{"dropping-particle":"","family":"DeLuca","given":"Andrea N","non-dropping-particle":"","parse-names":false,"suffix":""},{"dropping-particle":"","family":"Driscoll","given":"Amanda J","non-dropping-particle":"","parse-names":false,"suffix":""},{"dropping-particle":"","family":"Ebruke","given":"Bernard E","non-dropping-particle":"","parse-names":false,"suffix":""},{"dropping-particle":"","family":"Endtz","given":"Hubert P","non-dropping-particle":"","parse-names":false,"suffix":""},{"dropping-particle":"","family":"Fancourt","given":"Nicholas","non-dropping-particle":"","parse-names":false,"suffix":""},{"dropping-particle":"","family":"Fu","given":"Wei","non-dropping-particle":"","parse-names":false,"suffix":""},{"dropping-particle":"","family":"Goswami","given":"Doli","non-dropping-particle":"","parse-names":false,"suffix":""},{"dropping-particle":"","family":"Groome","given":"Michelle J","non-dropping-particle":"","parse-names":false,"suffix":""},{"dropping-particle":"","family":"Haddix","given":"Meredith","non-dropping-particle":"","parse-names":false,"suffix":""},{"dropping-particle":"","family":"Hossain","given":"Lokman","non-dropping-particle":"","parse-names":false,"suffix":""},{"dropping-particle":"","family":"Jahan","given":"Yasmin","non-dropping-particle":"","parse-names":false,"suffix":""},{"dropping-particle":"","family":"Wangeci Kagucia","given":"E","non-dropping-particle":"","parse-names":false,"suffix":""},{"dropping-particle":"","family":"Kamau","given":"Alice","non-dropping-particle":"","parse-names":false,"suffix":""},{"dropping-particle":"","family":"Karron","given":"Ruth A","non-dropping-particle":"","parse-names":false,"suffix":""},{"dropping-particle":"","family":"Kazungu","given":"Sidi","non-dropping-particle":"","parse-names":false,"suffix":""},{"dropping-particle":"","family":"Kourouma","given":"Nana","non-dropping-particle":"","parse-names":false,"suffix":""},{"dropping-particle":"","family":"Kuwanda","given":"Locadiah","non-dropping-particle":"","parse-names":false,"suffix":""},{"dropping-particle":"","family":"Kwenda","given":"Geoffrey","non-dropping-particle":"","parse-names":false,"suffix":""},{"dropping-particle":"","family":"Li","given":"Mengying","non-dropping-particle":"","parse-names":false,"suffix":""},{"dropping-particle":"","family":"Machuka","given":"Eunice M","non-dropping-particle":"","parse-names":false,"suffix":""},{"dropping-particle":"","family":"Mackenzie","given":"Grant","non-dropping-particle":"","parse-names":false,"suffix":""},{"dropping-particle":"","family":"Mahomed","given":"Nasreen","non-dropping-particle":"","parse-names":false,"suffix":""},{"dropping-particle":"","family":"Maloney","given":"Susan A","non-dropping-particle":"","parse-names":false,"suffix":""},{"dropping-particle":"","family":"McLellan","given":"Jessica L","non-dropping-particle":"","parse-names":false,"suffix":""},{"dropping-particle":"","family":"Mitchell","given":"Joanne L","non-dropping-particle":"","parse-names":false,"suffix":""},{"dropping-particle":"","family":"Moore","given":"David P","non-dropping-particle":"","parse-names":false,"suffix":""},{"dropping-particle":"","family":"Morpeth","given":"Susan C","non-dropping-particle":"","parse-names":false,"suffix":""},{"dropping-particle":"","family":"Mudau","given":"Azwifarwi","non-dropping-particle":"","parse-names":false,"suffix":""},{"dropping-particle":"","family":"Mwananyanda","given":"Lawrence","non-dropping-particle":"","parse-names":false,"suffix":""},{"dropping-particle":"","family":"Mwansa","given":"James","non-dropping-particle":"","parse-names":false,"suffix":""},{"dropping-particle":"","family":"Silaba Ominde","given":"Micah","non-dropping-particle":"","parse-names":false,"suffix":""},{"dropping-particle":"","family":"Onwuchekwa","given":"Uma","non-dropping-particle":"","parse-names":false,"suffix":""},{"dropping-particle":"","family":"Park","given":"Daniel E","non-dropping-particle":"","parse-names":false,"suffix":""},{"dropping-particle":"","family":"Rhodes","given":"Julia","non-dropping-particle":"","parse-names":false,"suffix":""},{"dropping-particle":"","family":"Sawatwong","given":"Pongpun","non-dropping-particle":"","parse-names":false,"suffix":""},{"dropping-particle":"","family":"Seidenberg","given":"Phil","non-dropping-particle":"","parse-names":false,"suffix":""},{"dropping-particle":"","family":"Shamsul","given":"Arifin","non-dropping-particle":"","parse-names":false,"suffix":""},{"dropping-particle":"","family":"Simões","given":"Eric AF","non-dropping-particle":"","parse-names":false,"suffix":""},{"dropping-particle":"","family":"Sissoko","given":"Seydou","non-dropping-particle":"","parse-names":false,"suffix":""},{"dropping-particle":"","family":"Wa Somwe","given":"Somwe","non-dropping-particle":"","parse-names":false,"suffix":""},{"dropping-particle":"","family":"Sow","given":"Samba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Tapia","given":"Milagritos D","non-dropping-particle":"","parse-names":false,"suffix":""},{"dropping-particle":"","family":"Thamthitiwat","given":"Somsak","non-dropping-particle":"","parse-names":false,"suffix":""},{"dropping-particle":"","family":"Toure","given":"Aliou","non-dropping-particle":"","parse-names":false,"suffix":""},{"dropping-particle":"","family":"Watson","given":"Nora L","non-dropping-particle":"","parse-names":false,"suffix":""},{"dropping-particle":"","family":"Zaman","given":"Khalequ","non-dropping-particle":"","parse-names":false,"suffix":""},{"dropping-particle":"","family":"A Zaman","given":"Syed M","non-dropping-particle":"","parse-names":false,"suffix":""},{"dropping-particle":"","family":"Pneumonia Etiology Research for Child Health Study Group","given":"The","non-dropping-particle":"","parse-names":false,"suffix":""}],"id":"ITEM-1","issued":{"date-parts":[["2019"]]},"title":"Articles Causes of severe pneumonia requiring hospital admission in children without HIV infection from Africa and Asia: the PERCH multi-country case-control study","type":"article-journal"},"uris":["http://www.mendeley.com/documents/?uuid=f0fa90d6-d005-3f52-a02f-3e5d68e8a2da"]}],"mendeley":{"formattedCitation":"&lt;sup&gt;10&lt;/sup&gt;","plainTextFormattedCitation":"10","previouslyFormattedCitation":"&lt;sup&gt;9&lt;/sup&gt;"},"properties":{"noteIndex":0},"schema":"https://github.com/citation-style-language/schema/raw/master/csl-citation.json"}</w:instrText>
      </w:r>
      <w:r>
        <w:fldChar w:fldCharType="separate"/>
      </w:r>
      <w:r w:rsidR="008C02B1" w:rsidRPr="008C02B1">
        <w:rPr>
          <w:noProof/>
          <w:vertAlign w:val="superscript"/>
        </w:rPr>
        <w:t>10</w:t>
      </w:r>
      <w:r>
        <w:fldChar w:fldCharType="end"/>
      </w:r>
      <w:r>
        <w:t>. The top 10 pathogens were added in the model.</w:t>
      </w:r>
      <w:r w:rsidRPr="00215BA9">
        <w:t xml:space="preserve"> </w:t>
      </w:r>
      <w:r>
        <w:t>However, the parameter values for the attributable pathogens is only referenced for severe and very severe pneumonia states (WHO 2005 definitions), thus non-severe/ fast-breathing pneumonia were not calculated for. This should be a minor issue, as most cases that fall under that classification are not ‘true’ pneumonia (expert opinion of Eric McCollum). Thus, I will assume the pathogens determined for chest indrawing-pneumonia apply for</w:t>
      </w:r>
      <w:r w:rsidR="00F03A1D">
        <w:t xml:space="preserve"> the fast-breathing pneumonia.</w:t>
      </w:r>
    </w:p>
    <w:p w14:paraId="06476C08" w14:textId="0FB40146" w:rsidR="003D0F9C" w:rsidRDefault="00E01721" w:rsidP="00F03A1D">
      <w:r>
        <w:t xml:space="preserve">To calculate the WHO-pneumonia incidence, I have used McCollum ED et al. 2017 observational </w:t>
      </w:r>
      <w:r w:rsidR="003D0F9C">
        <w:t>study</w:t>
      </w:r>
      <w:r w:rsidR="003D0F9C">
        <w:fldChar w:fldCharType="begin" w:fldLock="1"/>
      </w:r>
      <w:r w:rsidR="008C02B1">
        <w:instrText>ADDIN CSL_CITATION {"citationItems":[{"id":"ITEM-1","itemData":{"DOI":"10.1371/journal.pone.0168209","ISSN":"1932-6203","author":[{"dropping-particle":"","family":"McCollum","given":"Eric D.","non-dropping-particle":"","parse-names":false,"suffix":""},{"dropping-particle":"","family":"Nambiar","given":"Bejoy","non-dropping-particle":"","parse-names":false,"suffix":""},{"dropping-particle":"","family":"Deula","given":"Rashid","non-dropping-particle":"","parse-names":false,"suffix":""},{"dropping-particle":"","family":"Zadutsa","given":"Beatiwel","non-dropping-particle":"","parse-names":false,"suffix":""},{"dropping-particle":"","family":"Bondo","given":"Austin","non-dropping-particle":"","parse-names":false,"suffix":""},{"dropping-particle":"","family":"King","given":"Carina","non-dropping-particle":"","parse-names":false,"suffix":""},{"dropping-particle":"","family":"Beard","given":"James","non-dropping-particle":"","parse-names":false,"suffix":""},{"dropping-particle":"","family":"Liyaya","given":"Harry","non-dropping-particle":"","parse-names":false,"suffix":""},{"dropping-particle":"","family":"Mankhambo","given":"Limangeni","non-dropping-particle":"","parse-names":false,"suffix":""},{"dropping-particle":"","family":"Lazzerini","given":"Marzia","non-dropping-particle":"","parse-names":false,"suffix":""},{"dropping-particle":"","family":"Makwenda","given":"Charles","non-dropping-particle":"","parse-names":false,"suffix":""},{"dropping-particle":"","family":"Masache","given":"Gibson","non-dropping-particle":"","parse-names":false,"suffix":""},{"dropping-particle":"","family":"Bar-Zeev","given":"Naor","non-dropping-particle":"","parse-names":false,"suffix":""},{"dropping-particle":"","family":"Kazembe","given":"Peter N.","non-dropping-particle":"","parse-names":false,"suffix":""},{"dropping-particle":"","family":"Mwansambo","given":"Charles","non-dropping-particle":"","parse-names":false,"suffix":""},{"dropping-particle":"","family":"Lufesi","given":"Norman","non-dropping-particle":"","parse-names":false,"suffix":""},{"dropping-particle":"","family":"Costello","given":"Anthony","non-dropping-particle":"","parse-names":false,"suffix":""},{"dropping-particle":"","family":"Armstrong","given":"Ben","non-dropping-particle":"","parse-names":false,"suffix":""},{"dropping-particle":"","family":"Colbourn","given":"Tim","non-dropping-particle":"","parse-names":false,"suffix":""}],"container-title":"PLOS ONE","editor":[{"dropping-particle":"","family":"Borrow","given":"Ray","non-dropping-particle":"","parse-names":false,"suffix":""}],"id":"ITEM-1","issue":"1","issued":{"date-parts":[["2017","1","4"]]},"page":"e0168209","title":"Impact of the 13-Valent Pneumococcal Conjugate Vaccine on Clinical and Hypoxemic Childhood Pneumonia over Three Years in Central Malawi: An Observational Study","type":"article-journal","volume":"12"},"uris":["http://www.mendeley.com/documents/?uuid=45c6ef97-469d-3f83-9daa-656a59be8caa"]}],"mendeley":{"formattedCitation":"&lt;sup&gt;13&lt;/sup&gt;","plainTextFormattedCitation":"13","previouslyFormattedCitation":"&lt;sup&gt;12&lt;/sup&gt;"},"properties":{"noteIndex":0},"schema":"https://github.com/citation-style-language/schema/raw/master/csl-citation.json"}</w:instrText>
      </w:r>
      <w:r w:rsidR="003D0F9C">
        <w:fldChar w:fldCharType="separate"/>
      </w:r>
      <w:r w:rsidR="008C02B1" w:rsidRPr="008C02B1">
        <w:rPr>
          <w:noProof/>
          <w:vertAlign w:val="superscript"/>
        </w:rPr>
        <w:t>13</w:t>
      </w:r>
      <w:r w:rsidR="003D0F9C">
        <w:fldChar w:fldCharType="end"/>
      </w:r>
      <w:r w:rsidR="003D0F9C">
        <w:t xml:space="preserve"> dat</w:t>
      </w:r>
      <w:r>
        <w:t xml:space="preserve">a: cases from hospitals health centres and community health workers in two districts in Malawi with dates of admission between January and June 2012 were included, as during this period, the PCV13 vaccination coverage </w:t>
      </w:r>
      <w:commentRangeStart w:id="9"/>
      <w:commentRangeStart w:id="10"/>
      <w:commentRangeStart w:id="11"/>
      <w:commentRangeStart w:id="12"/>
      <w:r>
        <w:t>was less than 50%</w:t>
      </w:r>
      <w:r w:rsidR="003D0F9C">
        <w:fldChar w:fldCharType="begin" w:fldLock="1"/>
      </w:r>
      <w:r w:rsidR="008C02B1">
        <w:instrText>ADDIN CSL_CITATION {"citationItems":[{"id":"ITEM-1","itemData":{"DOI":"10.1371/journal.pone.0168209","ISSN":"1932-6203","author":[{"dropping-particle":"","family":"McCollum","given":"Eric D.","non-dropping-particle":"","parse-names":false,"suffix":""},{"dropping-particle":"","family":"Nambiar","given":"Bejoy","non-dropping-particle":"","parse-names":false,"suffix":""},{"dropping-particle":"","family":"Deula","given":"Rashid","non-dropping-particle":"","parse-names":false,"suffix":""},{"dropping-particle":"","family":"Zadutsa","given":"Beatiwel","non-dropping-particle":"","parse-names":false,"suffix":""},{"dropping-particle":"","family":"Bondo","given":"Austin","non-dropping-particle":"","parse-names":false,"suffix":""},{"dropping-particle":"","family":"King","given":"Carina","non-dropping-particle":"","parse-names":false,"suffix":""},{"dropping-particle":"","family":"Beard","given":"James","non-dropping-particle":"","parse-names":false,"suffix":""},{"dropping-particle":"","family":"Liyaya","given":"Harry","non-dropping-particle":"","parse-names":false,"suffix":""},{"dropping-particle":"","family":"Mankhambo","given":"Limangeni","non-dropping-particle":"","parse-names":false,"suffix":""},{"dropping-particle":"","family":"Lazzerini","given":"Marzia","non-dropping-particle":"","parse-names":false,"suffix":""},{"dropping-particle":"","family":"Makwenda","given":"Charles","non-dropping-particle":"","parse-names":false,"suffix":""},{"dropping-particle":"","family":"Masache","given":"Gibson","non-dropping-particle":"","parse-names":false,"suffix":""},{"dropping-particle":"","family":"Bar-Zeev","given":"Naor","non-dropping-particle":"","parse-names":false,"suffix":""},{"dropping-particle":"","family":"Kazembe","given":"Peter N.","non-dropping-particle":"","parse-names":false,"suffix":""},{"dropping-particle":"","family":"Mwansambo","given":"Charles","non-dropping-particle":"","parse-names":false,"suffix":""},{"dropping-particle":"","family":"Lufesi","given":"Norman","non-dropping-particle":"","parse-names":false,"suffix":""},{"dropping-particle":"","family":"Costello","given":"Anthony","non-dropping-particle":"","parse-names":false,"suffix":""},{"dropping-particle":"","family":"Armstrong","given":"Ben","non-dropping-particle":"","parse-names":false,"suffix":""},{"dropping-particle":"","family":"Colbourn","given":"Tim","non-dropping-particle":"","parse-names":false,"suffix":""}],"container-title":"PLOS ONE","editor":[{"dropping-particle":"","family":"Borrow","given":"Ray","non-dropping-particle":"","parse-names":false,"suffix":""}],"id":"ITEM-1","issue":"1","issued":{"date-parts":[["2017","1","4"]]},"page":"e0168209","title":"Impact of the 13-Valent Pneumococcal Conjugate Vaccine on Clinical and Hypoxemic Childhood Pneumonia over Three Years in Central Malawi: An Observational Study","type":"article-journal","volume":"12"},"uris":["http://www.mendeley.com/documents/?uuid=45c6ef97-469d-3f83-9daa-656a59be8caa"]}],"mendeley":{"formattedCitation":"&lt;sup&gt;13&lt;/sup&gt;","plainTextFormattedCitation":"13","previouslyFormattedCitation":"&lt;sup&gt;12&lt;/sup&gt;"},"properties":{"noteIndex":0},"schema":"https://github.com/citation-style-language/schema/raw/master/csl-citation.json"}</w:instrText>
      </w:r>
      <w:r w:rsidR="003D0F9C">
        <w:fldChar w:fldCharType="separate"/>
      </w:r>
      <w:r w:rsidR="008C02B1" w:rsidRPr="008C02B1">
        <w:rPr>
          <w:noProof/>
          <w:vertAlign w:val="superscript"/>
        </w:rPr>
        <w:t>13</w:t>
      </w:r>
      <w:r w:rsidR="003D0F9C">
        <w:fldChar w:fldCharType="end"/>
      </w:r>
      <w:r w:rsidR="003D0F9C">
        <w:t>.</w:t>
      </w:r>
      <w:r>
        <w:t xml:space="preserve"> </w:t>
      </w:r>
      <w:commentRangeEnd w:id="9"/>
      <w:r>
        <w:rPr>
          <w:rStyle w:val="CommentReference"/>
        </w:rPr>
        <w:commentReference w:id="9"/>
      </w:r>
      <w:commentRangeEnd w:id="10"/>
      <w:r w:rsidR="00F468E6">
        <w:rPr>
          <w:rStyle w:val="CommentReference"/>
        </w:rPr>
        <w:commentReference w:id="10"/>
      </w:r>
      <w:commentRangeEnd w:id="11"/>
      <w:r w:rsidR="00D93E45">
        <w:rPr>
          <w:rStyle w:val="CommentReference"/>
        </w:rPr>
        <w:commentReference w:id="11"/>
      </w:r>
      <w:commentRangeEnd w:id="12"/>
      <w:r w:rsidR="00B74188">
        <w:rPr>
          <w:rStyle w:val="CommentReference"/>
        </w:rPr>
        <w:commentReference w:id="12"/>
      </w:r>
      <w:r>
        <w:t>During that time period, the i</w:t>
      </w:r>
      <w:r>
        <w:rPr>
          <w:noProof/>
        </w:rPr>
        <w:t xml:space="preserve">ncidence rate of </w:t>
      </w:r>
      <w:r w:rsidR="003D0F9C">
        <w:rPr>
          <w:noProof/>
        </w:rPr>
        <w:t xml:space="preserve">WHO-defined </w:t>
      </w:r>
      <w:r>
        <w:rPr>
          <w:noProof/>
        </w:rPr>
        <w:t>pneumonia in Malawi was estimated to be 62.49/100 child-</w:t>
      </w:r>
      <w:r w:rsidRPr="00791A78">
        <w:t>years</w:t>
      </w:r>
      <w:r>
        <w:t xml:space="preserve"> among children aged less than 12 months, 35.02/100 child-years for ages 12 to 23 months and 12.23/100 child-years for ages 24 to 59 months (Table </w:t>
      </w:r>
      <w:r w:rsidR="00916CB4">
        <w:t>2</w:t>
      </w:r>
      <w:r>
        <w:t>).</w:t>
      </w:r>
    </w:p>
    <w:p w14:paraId="6691360A" w14:textId="4255B80E" w:rsidR="003D0F9C" w:rsidRPr="008E703B" w:rsidRDefault="003D0F9C" w:rsidP="003D0F9C">
      <w:pPr>
        <w:pStyle w:val="Caption"/>
      </w:pPr>
      <w:r>
        <w:t xml:space="preserve">Table </w:t>
      </w:r>
      <w:fldSimple w:instr=" SEQ Table \* ARABIC ">
        <w:r w:rsidR="000979B2">
          <w:rPr>
            <w:noProof/>
          </w:rPr>
          <w:t>2</w:t>
        </w:r>
      </w:fldSimple>
      <w:r>
        <w:t xml:space="preserve"> - </w:t>
      </w:r>
      <w:r w:rsidRPr="00BD3D15">
        <w:t xml:space="preserve">Parameters in the calculation of incidence using McCollum ED et al. 2017 </w:t>
      </w:r>
      <w:r w:rsidRPr="002723F8">
        <w:t>study</w:t>
      </w:r>
      <w:r w:rsidRPr="002723F8">
        <w:fldChar w:fldCharType="begin" w:fldLock="1"/>
      </w:r>
      <w:r w:rsidR="008C02B1">
        <w:instrText>ADDIN CSL_CITATION {"citationItems":[{"id":"ITEM-1","itemData":{"DOI":"10.1371/journal.pone.0168209","ISSN":"1932-6203","author":[{"dropping-particle":"","family":"McCollum","given":"Eric D.","non-dropping-particle":"","parse-names":false,"suffix":""},{"dropping-particle":"","family":"Nambiar","given":"Bejoy","non-dropping-particle":"","parse-names":false,"suffix":""},{"dropping-particle":"","family":"Deula","given":"Rashid","non-dropping-particle":"","parse-names":false,"suffix":""},{"dropping-particle":"","family":"Zadutsa","given":"Beatiwel","non-dropping-particle":"","parse-names":false,"suffix":""},{"dropping-particle":"","family":"Bondo","given":"Austin","non-dropping-particle":"","parse-names":false,"suffix":""},{"dropping-particle":"","family":"King","given":"Carina","non-dropping-particle":"","parse-names":false,"suffix":""},{"dropping-particle":"","family":"Beard","given":"James","non-dropping-particle":"","parse-names":false,"suffix":""},{"dropping-particle":"","family":"Liyaya","given":"Harry","non-dropping-particle":"","parse-names":false,"suffix":""},{"dropping-particle":"","family":"Mankhambo","given":"Limangeni","non-dropping-particle":"","parse-names":false,"suffix":""},{"dropping-particle":"","family":"Lazzerini","given":"Marzia","non-dropping-particle":"","parse-names":false,"suffix":""},{"dropping-particle":"","family":"Makwenda","given":"Charles","non-dropping-particle":"","parse-names":false,"suffix":""},{"dropping-particle":"","family":"Masache","given":"Gibson","non-dropping-particle":"","parse-names":false,"suffix":""},{"dropping-particle":"","family":"Bar-Zeev","given":"Naor","non-dropping-particle":"","parse-names":false,"suffix":""},{"dropping-particle":"","family":"Kazembe","given":"Peter N.","non-dropping-particle":"","parse-names":false,"suffix":""},{"dropping-particle":"","family":"Mwansambo","given":"Charles","non-dropping-particle":"","parse-names":false,"suffix":""},{"dropping-particle":"","family":"Lufesi","given":"Norman","non-dropping-particle":"","parse-names":false,"suffix":""},{"dropping-particle":"","family":"Costello","given":"Anthony","non-dropping-particle":"","parse-names":false,"suffix":""},{"dropping-particle":"","family":"Armstrong","given":"Ben","non-dropping-particle":"","parse-names":false,"suffix":""},{"dropping-particle":"","family":"Colbourn","given":"Tim","non-dropping-particle":"","parse-names":false,"suffix":""}],"container-title":"PLOS ONE","editor":[{"dropping-particle":"","family":"Borrow","given":"Ray","non-dropping-particle":"","parse-names":false,"suffix":""}],"id":"ITEM-1","issue":"1","issued":{"date-parts":[["2017","1","4"]]},"page":"e0168209","title":"Impact of the 13-Valent Pneumococcal Conjugate Vaccine on Clinical and Hypoxemic Childhood Pneumonia over Three Years in Central Malawi: An Observational Study","type":"article-journal","volume":"12"},"uris":["http://www.mendeley.com/documents/?uuid=45c6ef97-469d-3f83-9daa-656a59be8caa"]}],"mendeley":{"formattedCitation":"&lt;sup&gt;13&lt;/sup&gt;","plainTextFormattedCitation":"13","previouslyFormattedCitation":"&lt;sup&gt;12&lt;/sup&gt;"},"properties":{"noteIndex":0},"schema":"https://github.com/citation-style-language/schema/raw/master/csl-citation.json"}</w:instrText>
      </w:r>
      <w:r w:rsidRPr="002723F8">
        <w:fldChar w:fldCharType="separate"/>
      </w:r>
      <w:r w:rsidR="008C02B1" w:rsidRPr="008C02B1">
        <w:rPr>
          <w:b w:val="0"/>
          <w:noProof/>
          <w:vertAlign w:val="superscript"/>
        </w:rPr>
        <w:t>13</w:t>
      </w:r>
      <w:r w:rsidRPr="002723F8">
        <w:fldChar w:fldCharType="end"/>
      </w:r>
      <w:r w:rsidRPr="002723F8">
        <w:t xml:space="preserve"> data</w:t>
      </w:r>
      <w:r>
        <w:t>*</w:t>
      </w:r>
    </w:p>
    <w:tbl>
      <w:tblPr>
        <w:tblW w:w="9412" w:type="dxa"/>
        <w:tblInd w:w="10" w:type="dxa"/>
        <w:tblLook w:val="04A0" w:firstRow="1" w:lastRow="0" w:firstColumn="1" w:lastColumn="0" w:noHBand="0" w:noVBand="1"/>
      </w:tblPr>
      <w:tblGrid>
        <w:gridCol w:w="2782"/>
        <w:gridCol w:w="1021"/>
        <w:gridCol w:w="1189"/>
        <w:gridCol w:w="1021"/>
        <w:gridCol w:w="1189"/>
        <w:gridCol w:w="1021"/>
        <w:gridCol w:w="1189"/>
      </w:tblGrid>
      <w:tr w:rsidR="003D0F9C" w:rsidRPr="008E703B" w14:paraId="58CEBB5A" w14:textId="77777777" w:rsidTr="003D0F9C">
        <w:trPr>
          <w:trHeight w:val="320"/>
        </w:trPr>
        <w:tc>
          <w:tcPr>
            <w:tcW w:w="2782" w:type="dxa"/>
            <w:vMerge w:val="restart"/>
            <w:tcBorders>
              <w:right w:val="single" w:sz="8" w:space="0" w:color="auto"/>
            </w:tcBorders>
            <w:shd w:val="clear" w:color="auto" w:fill="auto"/>
            <w:noWrap/>
            <w:vAlign w:val="center"/>
          </w:tcPr>
          <w:p w14:paraId="6BD302DC" w14:textId="77777777" w:rsidR="003D0F9C" w:rsidRDefault="003D0F9C" w:rsidP="00250B77">
            <w:pPr>
              <w:ind w:firstLine="0"/>
              <w:jc w:val="center"/>
              <w:rPr>
                <w:rFonts w:ascii="Calibri" w:hAnsi="Calibri" w:cs="Calibri"/>
                <w:color w:val="000000"/>
              </w:rPr>
            </w:pPr>
          </w:p>
        </w:tc>
        <w:tc>
          <w:tcPr>
            <w:tcW w:w="2210" w:type="dxa"/>
            <w:gridSpan w:val="2"/>
            <w:tcBorders>
              <w:top w:val="single" w:sz="8" w:space="0" w:color="auto"/>
              <w:left w:val="nil"/>
              <w:bottom w:val="single" w:sz="8" w:space="0" w:color="auto"/>
              <w:right w:val="single" w:sz="8" w:space="0" w:color="auto"/>
            </w:tcBorders>
            <w:shd w:val="clear" w:color="auto" w:fill="E7E6E6" w:themeFill="background2"/>
            <w:noWrap/>
            <w:vAlign w:val="center"/>
          </w:tcPr>
          <w:p w14:paraId="19219AF9" w14:textId="77777777" w:rsidR="003D0F9C" w:rsidRPr="008E703B" w:rsidRDefault="003D0F9C" w:rsidP="00250B77">
            <w:pPr>
              <w:spacing w:line="240" w:lineRule="auto"/>
              <w:ind w:firstLine="0"/>
              <w:jc w:val="center"/>
              <w:rPr>
                <w:rFonts w:ascii="Calibri" w:hAnsi="Calibri" w:cs="Calibri"/>
                <w:color w:val="000000"/>
              </w:rPr>
            </w:pPr>
            <w:r>
              <w:rPr>
                <w:rFonts w:ascii="Calibri" w:hAnsi="Calibri" w:cs="Calibri"/>
                <w:color w:val="000000"/>
              </w:rPr>
              <w:t>Children aged under 12 months</w:t>
            </w:r>
          </w:p>
        </w:tc>
        <w:tc>
          <w:tcPr>
            <w:tcW w:w="2210" w:type="dxa"/>
            <w:gridSpan w:val="2"/>
            <w:tcBorders>
              <w:top w:val="single" w:sz="8" w:space="0" w:color="auto"/>
              <w:left w:val="nil"/>
              <w:bottom w:val="single" w:sz="8" w:space="0" w:color="auto"/>
              <w:right w:val="single" w:sz="8" w:space="0" w:color="auto"/>
            </w:tcBorders>
            <w:shd w:val="clear" w:color="auto" w:fill="E7E6E6" w:themeFill="background2"/>
            <w:noWrap/>
            <w:vAlign w:val="center"/>
          </w:tcPr>
          <w:p w14:paraId="39430F69" w14:textId="77777777" w:rsidR="003D0F9C" w:rsidRPr="008E703B" w:rsidRDefault="003D0F9C" w:rsidP="00250B77">
            <w:pPr>
              <w:spacing w:line="240" w:lineRule="auto"/>
              <w:ind w:firstLine="0"/>
              <w:jc w:val="center"/>
              <w:rPr>
                <w:rFonts w:ascii="Calibri" w:hAnsi="Calibri" w:cs="Calibri"/>
                <w:color w:val="000000"/>
              </w:rPr>
            </w:pPr>
            <w:r>
              <w:rPr>
                <w:rFonts w:ascii="Calibri" w:hAnsi="Calibri" w:cs="Calibri"/>
                <w:color w:val="000000"/>
              </w:rPr>
              <w:t>Children aged 12-23 months</w:t>
            </w:r>
          </w:p>
        </w:tc>
        <w:tc>
          <w:tcPr>
            <w:tcW w:w="2210" w:type="dxa"/>
            <w:gridSpan w:val="2"/>
            <w:tcBorders>
              <w:top w:val="single" w:sz="8" w:space="0" w:color="auto"/>
              <w:left w:val="nil"/>
              <w:bottom w:val="single" w:sz="8" w:space="0" w:color="auto"/>
              <w:right w:val="single" w:sz="8" w:space="0" w:color="auto"/>
            </w:tcBorders>
            <w:shd w:val="clear" w:color="auto" w:fill="E7E6E6" w:themeFill="background2"/>
            <w:noWrap/>
            <w:vAlign w:val="center"/>
          </w:tcPr>
          <w:p w14:paraId="5CB2F786" w14:textId="77777777" w:rsidR="003D0F9C" w:rsidRPr="008E703B" w:rsidRDefault="003D0F9C" w:rsidP="00250B77">
            <w:pPr>
              <w:spacing w:line="240" w:lineRule="auto"/>
              <w:ind w:firstLine="0"/>
              <w:jc w:val="center"/>
              <w:rPr>
                <w:rFonts w:ascii="Calibri" w:hAnsi="Calibri" w:cs="Calibri"/>
                <w:color w:val="000000"/>
              </w:rPr>
            </w:pPr>
            <w:r>
              <w:rPr>
                <w:rFonts w:ascii="Calibri" w:hAnsi="Calibri" w:cs="Calibri"/>
                <w:color w:val="000000"/>
              </w:rPr>
              <w:t>Children aged 24-59 months</w:t>
            </w:r>
          </w:p>
        </w:tc>
      </w:tr>
      <w:tr w:rsidR="003D0F9C" w:rsidRPr="008E703B" w14:paraId="57A63CF3" w14:textId="77777777" w:rsidTr="003D0F9C">
        <w:trPr>
          <w:trHeight w:val="320"/>
        </w:trPr>
        <w:tc>
          <w:tcPr>
            <w:tcW w:w="2782" w:type="dxa"/>
            <w:vMerge/>
            <w:tcBorders>
              <w:bottom w:val="single" w:sz="8" w:space="0" w:color="auto"/>
              <w:right w:val="single" w:sz="8" w:space="0" w:color="auto"/>
            </w:tcBorders>
            <w:shd w:val="clear" w:color="auto" w:fill="auto"/>
            <w:noWrap/>
            <w:vAlign w:val="center"/>
            <w:hideMark/>
          </w:tcPr>
          <w:p w14:paraId="0DF64636" w14:textId="77777777" w:rsidR="003D0F9C" w:rsidRPr="008E703B" w:rsidRDefault="003D0F9C" w:rsidP="00250B77">
            <w:pPr>
              <w:ind w:firstLine="0"/>
              <w:jc w:val="center"/>
              <w:rPr>
                <w:rFonts w:ascii="Calibri" w:hAnsi="Calibri" w:cs="Calibri"/>
                <w:color w:val="000000"/>
              </w:rPr>
            </w:pPr>
          </w:p>
        </w:tc>
        <w:tc>
          <w:tcPr>
            <w:tcW w:w="1021" w:type="dxa"/>
            <w:tcBorders>
              <w:top w:val="single" w:sz="8" w:space="0" w:color="auto"/>
              <w:left w:val="nil"/>
              <w:bottom w:val="single" w:sz="8" w:space="0" w:color="auto"/>
              <w:right w:val="single" w:sz="4" w:space="0" w:color="auto"/>
            </w:tcBorders>
            <w:shd w:val="clear" w:color="auto" w:fill="FFF2CC" w:themeFill="accent4" w:themeFillTint="33"/>
            <w:noWrap/>
            <w:vAlign w:val="center"/>
            <w:hideMark/>
          </w:tcPr>
          <w:p w14:paraId="3BF04947"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cases</w:t>
            </w:r>
          </w:p>
        </w:tc>
        <w:tc>
          <w:tcPr>
            <w:tcW w:w="1189" w:type="dxa"/>
            <w:tcBorders>
              <w:top w:val="single" w:sz="8" w:space="0" w:color="auto"/>
              <w:left w:val="nil"/>
              <w:bottom w:val="single" w:sz="8" w:space="0" w:color="auto"/>
              <w:right w:val="single" w:sz="8" w:space="0" w:color="auto"/>
            </w:tcBorders>
            <w:shd w:val="clear" w:color="000000" w:fill="DAEEF3"/>
            <w:noWrap/>
            <w:vAlign w:val="center"/>
            <w:hideMark/>
          </w:tcPr>
          <w:p w14:paraId="0C380376"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Population</w:t>
            </w:r>
          </w:p>
        </w:tc>
        <w:tc>
          <w:tcPr>
            <w:tcW w:w="1021" w:type="dxa"/>
            <w:tcBorders>
              <w:top w:val="single" w:sz="8" w:space="0" w:color="auto"/>
              <w:left w:val="nil"/>
              <w:bottom w:val="single" w:sz="8" w:space="0" w:color="auto"/>
              <w:right w:val="single" w:sz="4" w:space="0" w:color="auto"/>
            </w:tcBorders>
            <w:shd w:val="clear" w:color="auto" w:fill="FFF2CC" w:themeFill="accent4" w:themeFillTint="33"/>
            <w:noWrap/>
            <w:vAlign w:val="center"/>
            <w:hideMark/>
          </w:tcPr>
          <w:p w14:paraId="5BE97119"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cases</w:t>
            </w:r>
          </w:p>
        </w:tc>
        <w:tc>
          <w:tcPr>
            <w:tcW w:w="1189" w:type="dxa"/>
            <w:tcBorders>
              <w:top w:val="single" w:sz="8" w:space="0" w:color="auto"/>
              <w:left w:val="nil"/>
              <w:bottom w:val="single" w:sz="8" w:space="0" w:color="auto"/>
              <w:right w:val="single" w:sz="8" w:space="0" w:color="auto"/>
            </w:tcBorders>
            <w:shd w:val="clear" w:color="000000" w:fill="DAEEF3"/>
            <w:noWrap/>
            <w:vAlign w:val="center"/>
            <w:hideMark/>
          </w:tcPr>
          <w:p w14:paraId="25A4C4DE" w14:textId="77777777" w:rsidR="003D0F9C" w:rsidRPr="008E703B" w:rsidRDefault="003D0F9C" w:rsidP="00250B77">
            <w:pPr>
              <w:ind w:firstLine="0"/>
              <w:rPr>
                <w:rFonts w:ascii="Calibri" w:hAnsi="Calibri" w:cs="Calibri"/>
                <w:color w:val="000000"/>
              </w:rPr>
            </w:pPr>
            <w:r>
              <w:rPr>
                <w:rFonts w:ascii="Calibri" w:hAnsi="Calibri" w:cs="Calibri"/>
                <w:color w:val="000000"/>
              </w:rPr>
              <w:t>Population</w:t>
            </w:r>
          </w:p>
        </w:tc>
        <w:tc>
          <w:tcPr>
            <w:tcW w:w="1021" w:type="dxa"/>
            <w:tcBorders>
              <w:top w:val="single" w:sz="8" w:space="0" w:color="auto"/>
              <w:left w:val="nil"/>
              <w:bottom w:val="single" w:sz="8" w:space="0" w:color="auto"/>
              <w:right w:val="single" w:sz="4" w:space="0" w:color="auto"/>
            </w:tcBorders>
            <w:shd w:val="clear" w:color="auto" w:fill="FFF2CC" w:themeFill="accent4" w:themeFillTint="33"/>
            <w:noWrap/>
            <w:vAlign w:val="center"/>
            <w:hideMark/>
          </w:tcPr>
          <w:p w14:paraId="3D214AFF"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cases</w:t>
            </w:r>
          </w:p>
        </w:tc>
        <w:tc>
          <w:tcPr>
            <w:tcW w:w="1189" w:type="dxa"/>
            <w:tcBorders>
              <w:top w:val="single" w:sz="8" w:space="0" w:color="auto"/>
              <w:left w:val="nil"/>
              <w:bottom w:val="single" w:sz="8" w:space="0" w:color="auto"/>
              <w:right w:val="single" w:sz="8" w:space="0" w:color="auto"/>
            </w:tcBorders>
            <w:shd w:val="clear" w:color="000000" w:fill="DAEEF3"/>
            <w:noWrap/>
            <w:vAlign w:val="center"/>
            <w:hideMark/>
          </w:tcPr>
          <w:p w14:paraId="4146E404"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Population</w:t>
            </w:r>
          </w:p>
        </w:tc>
      </w:tr>
      <w:tr w:rsidR="003D0F9C" w:rsidRPr="008E703B" w14:paraId="191052B3" w14:textId="77777777" w:rsidTr="00250B77">
        <w:trPr>
          <w:trHeight w:val="320"/>
        </w:trPr>
        <w:tc>
          <w:tcPr>
            <w:tcW w:w="2782" w:type="dxa"/>
            <w:tcBorders>
              <w:top w:val="nil"/>
              <w:left w:val="single" w:sz="8" w:space="0" w:color="auto"/>
              <w:bottom w:val="single" w:sz="8" w:space="0" w:color="auto"/>
              <w:right w:val="nil"/>
            </w:tcBorders>
            <w:shd w:val="clear" w:color="auto" w:fill="auto"/>
            <w:noWrap/>
            <w:vAlign w:val="center"/>
            <w:hideMark/>
          </w:tcPr>
          <w:p w14:paraId="1F7D2BC4" w14:textId="77777777" w:rsidR="003D0F9C" w:rsidRPr="008E703B" w:rsidRDefault="003D0F9C" w:rsidP="00250B77">
            <w:pPr>
              <w:ind w:firstLine="0"/>
              <w:jc w:val="center"/>
              <w:rPr>
                <w:rFonts w:ascii="Calibri" w:hAnsi="Calibri" w:cs="Calibri"/>
                <w:b/>
                <w:bCs/>
                <w:color w:val="000000"/>
              </w:rPr>
            </w:pPr>
            <w:r>
              <w:rPr>
                <w:rFonts w:ascii="Calibri" w:hAnsi="Calibri" w:cs="Calibri"/>
                <w:b/>
                <w:bCs/>
                <w:color w:val="000000"/>
              </w:rPr>
              <w:t>total number</w:t>
            </w:r>
          </w:p>
        </w:tc>
        <w:tc>
          <w:tcPr>
            <w:tcW w:w="1021" w:type="dxa"/>
            <w:tcBorders>
              <w:top w:val="nil"/>
              <w:left w:val="single" w:sz="8" w:space="0" w:color="auto"/>
              <w:bottom w:val="single" w:sz="8" w:space="0" w:color="auto"/>
              <w:right w:val="single" w:sz="8" w:space="0" w:color="auto"/>
            </w:tcBorders>
            <w:shd w:val="clear" w:color="auto" w:fill="auto"/>
            <w:noWrap/>
            <w:vAlign w:val="center"/>
            <w:hideMark/>
          </w:tcPr>
          <w:p w14:paraId="2004D0DA"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2396</w:t>
            </w:r>
          </w:p>
        </w:tc>
        <w:tc>
          <w:tcPr>
            <w:tcW w:w="1189" w:type="dxa"/>
            <w:tcBorders>
              <w:top w:val="nil"/>
              <w:left w:val="nil"/>
              <w:bottom w:val="single" w:sz="8" w:space="0" w:color="auto"/>
              <w:right w:val="single" w:sz="8" w:space="0" w:color="auto"/>
            </w:tcBorders>
            <w:shd w:val="clear" w:color="auto" w:fill="auto"/>
            <w:noWrap/>
            <w:vAlign w:val="center"/>
            <w:hideMark/>
          </w:tcPr>
          <w:p w14:paraId="73CCFC15"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43119</w:t>
            </w:r>
          </w:p>
        </w:tc>
        <w:tc>
          <w:tcPr>
            <w:tcW w:w="1021" w:type="dxa"/>
            <w:tcBorders>
              <w:top w:val="nil"/>
              <w:left w:val="nil"/>
              <w:bottom w:val="single" w:sz="8" w:space="0" w:color="auto"/>
              <w:right w:val="single" w:sz="8" w:space="0" w:color="auto"/>
            </w:tcBorders>
            <w:shd w:val="clear" w:color="auto" w:fill="auto"/>
            <w:noWrap/>
            <w:vAlign w:val="center"/>
            <w:hideMark/>
          </w:tcPr>
          <w:p w14:paraId="19EF9702"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1222</w:t>
            </w:r>
          </w:p>
        </w:tc>
        <w:tc>
          <w:tcPr>
            <w:tcW w:w="1189" w:type="dxa"/>
            <w:tcBorders>
              <w:top w:val="nil"/>
              <w:left w:val="nil"/>
              <w:bottom w:val="single" w:sz="8" w:space="0" w:color="auto"/>
              <w:right w:val="single" w:sz="8" w:space="0" w:color="auto"/>
            </w:tcBorders>
            <w:shd w:val="clear" w:color="auto" w:fill="auto"/>
            <w:noWrap/>
            <w:vAlign w:val="center"/>
            <w:hideMark/>
          </w:tcPr>
          <w:p w14:paraId="1780F86D"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39930</w:t>
            </w:r>
          </w:p>
        </w:tc>
        <w:tc>
          <w:tcPr>
            <w:tcW w:w="1021" w:type="dxa"/>
            <w:tcBorders>
              <w:top w:val="nil"/>
              <w:left w:val="nil"/>
              <w:bottom w:val="single" w:sz="8" w:space="0" w:color="auto"/>
              <w:right w:val="nil"/>
            </w:tcBorders>
            <w:shd w:val="clear" w:color="auto" w:fill="auto"/>
            <w:noWrap/>
            <w:vAlign w:val="center"/>
            <w:hideMark/>
          </w:tcPr>
          <w:p w14:paraId="49C73920"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1147</w:t>
            </w:r>
          </w:p>
        </w:tc>
        <w:tc>
          <w:tcPr>
            <w:tcW w:w="1189" w:type="dxa"/>
            <w:tcBorders>
              <w:top w:val="nil"/>
              <w:left w:val="single" w:sz="8" w:space="0" w:color="auto"/>
              <w:bottom w:val="single" w:sz="8" w:space="0" w:color="auto"/>
              <w:right w:val="single" w:sz="8" w:space="0" w:color="auto"/>
            </w:tcBorders>
            <w:shd w:val="clear" w:color="auto" w:fill="auto"/>
            <w:noWrap/>
            <w:vAlign w:val="center"/>
            <w:hideMark/>
          </w:tcPr>
          <w:p w14:paraId="7AE75E0F"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108617</w:t>
            </w:r>
          </w:p>
        </w:tc>
      </w:tr>
      <w:tr w:rsidR="003D0F9C" w:rsidRPr="008E703B" w14:paraId="197ED973" w14:textId="77777777" w:rsidTr="00250B77">
        <w:trPr>
          <w:trHeight w:val="310"/>
        </w:trPr>
        <w:tc>
          <w:tcPr>
            <w:tcW w:w="2782" w:type="dxa"/>
            <w:tcBorders>
              <w:top w:val="nil"/>
              <w:left w:val="single" w:sz="8" w:space="0" w:color="auto"/>
              <w:bottom w:val="nil"/>
              <w:right w:val="nil"/>
            </w:tcBorders>
            <w:shd w:val="clear" w:color="auto" w:fill="auto"/>
            <w:noWrap/>
            <w:vAlign w:val="center"/>
            <w:hideMark/>
          </w:tcPr>
          <w:p w14:paraId="22414A36" w14:textId="77777777" w:rsidR="003D0F9C" w:rsidRPr="008E703B" w:rsidRDefault="003D0F9C" w:rsidP="00250B77">
            <w:pPr>
              <w:ind w:firstLine="0"/>
              <w:jc w:val="center"/>
              <w:rPr>
                <w:rFonts w:ascii="Calibri" w:hAnsi="Calibri" w:cs="Calibri"/>
                <w:color w:val="000000"/>
                <w:sz w:val="16"/>
                <w:szCs w:val="16"/>
              </w:rPr>
            </w:pPr>
            <w:r w:rsidRPr="008E703B">
              <w:rPr>
                <w:rFonts w:ascii="Calibri" w:hAnsi="Calibri" w:cs="Calibri"/>
                <w:color w:val="000000"/>
                <w:sz w:val="16"/>
                <w:szCs w:val="16"/>
              </w:rPr>
              <w:t>no. of severe &amp; very sev</w:t>
            </w:r>
            <w:r>
              <w:rPr>
                <w:rFonts w:ascii="Calibri" w:hAnsi="Calibri" w:cs="Calibri"/>
                <w:color w:val="000000"/>
                <w:sz w:val="16"/>
                <w:szCs w:val="16"/>
              </w:rPr>
              <w:t>ere</w:t>
            </w:r>
            <w:r w:rsidRPr="008E703B">
              <w:rPr>
                <w:rFonts w:ascii="Calibri" w:hAnsi="Calibri" w:cs="Calibri"/>
                <w:color w:val="000000"/>
                <w:sz w:val="16"/>
                <w:szCs w:val="16"/>
              </w:rPr>
              <w:t xml:space="preserve"> cases in </w:t>
            </w:r>
            <w:r>
              <w:rPr>
                <w:rFonts w:ascii="Calibri" w:hAnsi="Calibri" w:cs="Calibri"/>
                <w:color w:val="000000"/>
                <w:sz w:val="16"/>
                <w:szCs w:val="16"/>
              </w:rPr>
              <w:t xml:space="preserve">village clinics </w:t>
            </w:r>
            <w:r w:rsidRPr="008E703B">
              <w:rPr>
                <w:rFonts w:ascii="Calibri" w:hAnsi="Calibri" w:cs="Calibri"/>
                <w:color w:val="000000"/>
                <w:sz w:val="16"/>
                <w:szCs w:val="16"/>
              </w:rPr>
              <w:t xml:space="preserve">and </w:t>
            </w:r>
            <w:r>
              <w:rPr>
                <w:rFonts w:ascii="Calibri" w:hAnsi="Calibri" w:cs="Calibri"/>
                <w:color w:val="000000"/>
                <w:sz w:val="16"/>
                <w:szCs w:val="16"/>
              </w:rPr>
              <w:t>health centres</w:t>
            </w:r>
          </w:p>
        </w:tc>
        <w:tc>
          <w:tcPr>
            <w:tcW w:w="1021" w:type="dxa"/>
            <w:tcBorders>
              <w:top w:val="nil"/>
              <w:left w:val="single" w:sz="8" w:space="0" w:color="auto"/>
              <w:bottom w:val="nil"/>
              <w:right w:val="nil"/>
            </w:tcBorders>
            <w:shd w:val="clear" w:color="auto" w:fill="auto"/>
            <w:noWrap/>
            <w:vAlign w:val="center"/>
            <w:hideMark/>
          </w:tcPr>
          <w:p w14:paraId="3DC8C166"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215</w:t>
            </w:r>
          </w:p>
        </w:tc>
        <w:tc>
          <w:tcPr>
            <w:tcW w:w="1189" w:type="dxa"/>
            <w:tcBorders>
              <w:top w:val="nil"/>
              <w:left w:val="nil"/>
              <w:bottom w:val="nil"/>
              <w:right w:val="single" w:sz="8" w:space="0" w:color="auto"/>
            </w:tcBorders>
            <w:shd w:val="clear" w:color="auto" w:fill="auto"/>
            <w:noWrap/>
            <w:vAlign w:val="bottom"/>
            <w:hideMark/>
          </w:tcPr>
          <w:p w14:paraId="59B04058"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w:t>
            </w:r>
          </w:p>
        </w:tc>
        <w:tc>
          <w:tcPr>
            <w:tcW w:w="1021" w:type="dxa"/>
            <w:tcBorders>
              <w:top w:val="nil"/>
              <w:left w:val="nil"/>
              <w:bottom w:val="nil"/>
              <w:right w:val="nil"/>
            </w:tcBorders>
            <w:shd w:val="clear" w:color="auto" w:fill="auto"/>
            <w:noWrap/>
            <w:vAlign w:val="center"/>
            <w:hideMark/>
          </w:tcPr>
          <w:p w14:paraId="59A14516"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81</w:t>
            </w:r>
          </w:p>
        </w:tc>
        <w:tc>
          <w:tcPr>
            <w:tcW w:w="1189" w:type="dxa"/>
            <w:tcBorders>
              <w:top w:val="nil"/>
              <w:left w:val="nil"/>
              <w:bottom w:val="nil"/>
              <w:right w:val="single" w:sz="8" w:space="0" w:color="auto"/>
            </w:tcBorders>
            <w:shd w:val="clear" w:color="auto" w:fill="auto"/>
            <w:noWrap/>
            <w:vAlign w:val="bottom"/>
            <w:hideMark/>
          </w:tcPr>
          <w:p w14:paraId="1AE44405"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w:t>
            </w:r>
          </w:p>
        </w:tc>
        <w:tc>
          <w:tcPr>
            <w:tcW w:w="1021" w:type="dxa"/>
            <w:tcBorders>
              <w:top w:val="nil"/>
              <w:left w:val="nil"/>
              <w:bottom w:val="nil"/>
              <w:right w:val="nil"/>
            </w:tcBorders>
            <w:shd w:val="clear" w:color="auto" w:fill="auto"/>
            <w:noWrap/>
            <w:vAlign w:val="center"/>
            <w:hideMark/>
          </w:tcPr>
          <w:p w14:paraId="4212444A"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57</w:t>
            </w:r>
          </w:p>
        </w:tc>
        <w:tc>
          <w:tcPr>
            <w:tcW w:w="1189" w:type="dxa"/>
            <w:tcBorders>
              <w:top w:val="nil"/>
              <w:left w:val="nil"/>
              <w:bottom w:val="nil"/>
              <w:right w:val="single" w:sz="8" w:space="0" w:color="auto"/>
            </w:tcBorders>
            <w:shd w:val="clear" w:color="auto" w:fill="auto"/>
            <w:noWrap/>
            <w:vAlign w:val="bottom"/>
            <w:hideMark/>
          </w:tcPr>
          <w:p w14:paraId="51D2A7DE"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w:t>
            </w:r>
          </w:p>
        </w:tc>
      </w:tr>
      <w:tr w:rsidR="003D0F9C" w:rsidRPr="008E703B" w14:paraId="6C2A09CE" w14:textId="77777777" w:rsidTr="00250B77">
        <w:trPr>
          <w:trHeight w:val="320"/>
        </w:trPr>
        <w:tc>
          <w:tcPr>
            <w:tcW w:w="2782" w:type="dxa"/>
            <w:tcBorders>
              <w:top w:val="single" w:sz="4" w:space="0" w:color="auto"/>
              <w:left w:val="single" w:sz="8" w:space="0" w:color="auto"/>
              <w:bottom w:val="single" w:sz="8" w:space="0" w:color="auto"/>
              <w:right w:val="nil"/>
            </w:tcBorders>
            <w:shd w:val="clear" w:color="auto" w:fill="auto"/>
            <w:noWrap/>
            <w:vAlign w:val="bottom"/>
            <w:hideMark/>
          </w:tcPr>
          <w:p w14:paraId="3268D689"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total minus referred cases</w:t>
            </w:r>
          </w:p>
        </w:tc>
        <w:tc>
          <w:tcPr>
            <w:tcW w:w="1021" w:type="dxa"/>
            <w:tcBorders>
              <w:top w:val="single" w:sz="4" w:space="0" w:color="auto"/>
              <w:left w:val="single" w:sz="8" w:space="0" w:color="auto"/>
              <w:bottom w:val="single" w:sz="8" w:space="0" w:color="auto"/>
              <w:right w:val="nil"/>
            </w:tcBorders>
            <w:shd w:val="clear" w:color="auto" w:fill="auto"/>
            <w:noWrap/>
            <w:vAlign w:val="center"/>
            <w:hideMark/>
          </w:tcPr>
          <w:p w14:paraId="7AFB23BA"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2246</w:t>
            </w:r>
          </w:p>
        </w:tc>
        <w:tc>
          <w:tcPr>
            <w:tcW w:w="1189" w:type="dxa"/>
            <w:tcBorders>
              <w:top w:val="single" w:sz="4" w:space="0" w:color="auto"/>
              <w:left w:val="nil"/>
              <w:bottom w:val="single" w:sz="8" w:space="0" w:color="auto"/>
              <w:right w:val="single" w:sz="8" w:space="0" w:color="auto"/>
            </w:tcBorders>
            <w:shd w:val="clear" w:color="auto" w:fill="auto"/>
            <w:noWrap/>
            <w:vAlign w:val="center"/>
            <w:hideMark/>
          </w:tcPr>
          <w:p w14:paraId="0F968E3C"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021" w:type="dxa"/>
            <w:tcBorders>
              <w:top w:val="single" w:sz="4" w:space="0" w:color="auto"/>
              <w:left w:val="nil"/>
              <w:bottom w:val="single" w:sz="8" w:space="0" w:color="auto"/>
              <w:right w:val="nil"/>
            </w:tcBorders>
            <w:shd w:val="clear" w:color="auto" w:fill="auto"/>
            <w:noWrap/>
            <w:vAlign w:val="center"/>
            <w:hideMark/>
          </w:tcPr>
          <w:p w14:paraId="1DDB4A6C"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1165</w:t>
            </w:r>
          </w:p>
        </w:tc>
        <w:tc>
          <w:tcPr>
            <w:tcW w:w="1189" w:type="dxa"/>
            <w:tcBorders>
              <w:top w:val="single" w:sz="4" w:space="0" w:color="auto"/>
              <w:left w:val="nil"/>
              <w:bottom w:val="single" w:sz="8" w:space="0" w:color="auto"/>
              <w:right w:val="single" w:sz="8" w:space="0" w:color="auto"/>
            </w:tcBorders>
            <w:shd w:val="clear" w:color="auto" w:fill="auto"/>
            <w:noWrap/>
            <w:vAlign w:val="center"/>
            <w:hideMark/>
          </w:tcPr>
          <w:p w14:paraId="00C2D4AD"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021" w:type="dxa"/>
            <w:tcBorders>
              <w:top w:val="single" w:sz="4" w:space="0" w:color="auto"/>
              <w:left w:val="nil"/>
              <w:bottom w:val="single" w:sz="8" w:space="0" w:color="auto"/>
              <w:right w:val="nil"/>
            </w:tcBorders>
            <w:shd w:val="clear" w:color="auto" w:fill="auto"/>
            <w:noWrap/>
            <w:vAlign w:val="center"/>
            <w:hideMark/>
          </w:tcPr>
          <w:p w14:paraId="4D65903E" w14:textId="77777777" w:rsidR="003D0F9C" w:rsidRPr="008E703B" w:rsidRDefault="003D0F9C" w:rsidP="00250B77">
            <w:pPr>
              <w:ind w:firstLine="0"/>
              <w:jc w:val="center"/>
              <w:rPr>
                <w:rFonts w:ascii="Calibri" w:hAnsi="Calibri" w:cs="Calibri"/>
                <w:color w:val="000000"/>
              </w:rPr>
            </w:pPr>
            <w:r>
              <w:rPr>
                <w:rFonts w:ascii="Calibri" w:hAnsi="Calibri" w:cs="Calibri"/>
                <w:color w:val="000000"/>
              </w:rPr>
              <w:t>1107</w:t>
            </w:r>
          </w:p>
        </w:tc>
        <w:tc>
          <w:tcPr>
            <w:tcW w:w="1189" w:type="dxa"/>
            <w:tcBorders>
              <w:top w:val="single" w:sz="4" w:space="0" w:color="auto"/>
              <w:left w:val="nil"/>
              <w:bottom w:val="single" w:sz="8" w:space="0" w:color="auto"/>
              <w:right w:val="single" w:sz="8" w:space="0" w:color="auto"/>
            </w:tcBorders>
            <w:shd w:val="clear" w:color="auto" w:fill="auto"/>
            <w:noWrap/>
            <w:vAlign w:val="center"/>
            <w:hideMark/>
          </w:tcPr>
          <w:p w14:paraId="4C5B787C"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r>
      <w:tr w:rsidR="003D0F9C" w:rsidRPr="008E703B" w14:paraId="35CC65EF" w14:textId="77777777" w:rsidTr="00250B77">
        <w:trPr>
          <w:trHeight w:val="320"/>
        </w:trPr>
        <w:tc>
          <w:tcPr>
            <w:tcW w:w="3803" w:type="dxa"/>
            <w:gridSpan w:val="2"/>
            <w:tcBorders>
              <w:top w:val="single" w:sz="8" w:space="0" w:color="auto"/>
              <w:left w:val="single" w:sz="8" w:space="0" w:color="auto"/>
              <w:bottom w:val="single" w:sz="8" w:space="0" w:color="auto"/>
              <w:right w:val="nil"/>
            </w:tcBorders>
            <w:shd w:val="clear" w:color="auto" w:fill="auto"/>
            <w:noWrap/>
            <w:vAlign w:val="center"/>
            <w:hideMark/>
          </w:tcPr>
          <w:p w14:paraId="23C71F18" w14:textId="77777777" w:rsidR="003D0F9C" w:rsidRPr="008E703B" w:rsidRDefault="003D0F9C" w:rsidP="00250B77">
            <w:pPr>
              <w:ind w:firstLine="0"/>
              <w:jc w:val="left"/>
              <w:rPr>
                <w:rFonts w:ascii="Calibri" w:hAnsi="Calibri" w:cs="Calibri"/>
                <w:color w:val="000000"/>
              </w:rPr>
            </w:pPr>
            <w:r w:rsidRPr="008E703B">
              <w:rPr>
                <w:rFonts w:ascii="Calibri" w:hAnsi="Calibri" w:cs="Calibri"/>
                <w:color w:val="000000"/>
              </w:rPr>
              <w:t xml:space="preserve">rate per 100,000 child-months </w:t>
            </w:r>
          </w:p>
        </w:tc>
        <w:tc>
          <w:tcPr>
            <w:tcW w:w="1189" w:type="dxa"/>
            <w:tcBorders>
              <w:top w:val="nil"/>
              <w:left w:val="nil"/>
              <w:bottom w:val="single" w:sz="8" w:space="0" w:color="auto"/>
              <w:right w:val="nil"/>
            </w:tcBorders>
            <w:shd w:val="clear" w:color="auto" w:fill="auto"/>
            <w:noWrap/>
            <w:vAlign w:val="center"/>
            <w:hideMark/>
          </w:tcPr>
          <w:p w14:paraId="2900ADEB"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5207.71</w:t>
            </w:r>
          </w:p>
        </w:tc>
        <w:tc>
          <w:tcPr>
            <w:tcW w:w="1021" w:type="dxa"/>
            <w:tcBorders>
              <w:top w:val="nil"/>
              <w:left w:val="nil"/>
              <w:bottom w:val="single" w:sz="8" w:space="0" w:color="auto"/>
              <w:right w:val="nil"/>
            </w:tcBorders>
            <w:shd w:val="clear" w:color="auto" w:fill="auto"/>
            <w:noWrap/>
            <w:vAlign w:val="center"/>
            <w:hideMark/>
          </w:tcPr>
          <w:p w14:paraId="1A1CCDD1"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189" w:type="dxa"/>
            <w:tcBorders>
              <w:top w:val="nil"/>
              <w:left w:val="nil"/>
              <w:bottom w:val="single" w:sz="8" w:space="0" w:color="auto"/>
              <w:right w:val="nil"/>
            </w:tcBorders>
            <w:shd w:val="clear" w:color="auto" w:fill="auto"/>
            <w:noWrap/>
            <w:vAlign w:val="center"/>
            <w:hideMark/>
          </w:tcPr>
          <w:p w14:paraId="5E107C4D"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2918.37</w:t>
            </w:r>
          </w:p>
        </w:tc>
        <w:tc>
          <w:tcPr>
            <w:tcW w:w="1021" w:type="dxa"/>
            <w:tcBorders>
              <w:top w:val="nil"/>
              <w:left w:val="nil"/>
              <w:bottom w:val="single" w:sz="8" w:space="0" w:color="auto"/>
              <w:right w:val="nil"/>
            </w:tcBorders>
            <w:shd w:val="clear" w:color="auto" w:fill="auto"/>
            <w:noWrap/>
            <w:vAlign w:val="center"/>
            <w:hideMark/>
          </w:tcPr>
          <w:p w14:paraId="397D8AB6"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 </w:t>
            </w:r>
          </w:p>
        </w:tc>
        <w:tc>
          <w:tcPr>
            <w:tcW w:w="1189" w:type="dxa"/>
            <w:tcBorders>
              <w:top w:val="nil"/>
              <w:left w:val="nil"/>
              <w:bottom w:val="single" w:sz="8" w:space="0" w:color="auto"/>
              <w:right w:val="single" w:sz="8" w:space="0" w:color="auto"/>
            </w:tcBorders>
            <w:shd w:val="clear" w:color="auto" w:fill="auto"/>
            <w:noWrap/>
            <w:vAlign w:val="center"/>
            <w:hideMark/>
          </w:tcPr>
          <w:p w14:paraId="203F41CF" w14:textId="77777777" w:rsidR="003D0F9C" w:rsidRPr="008E703B" w:rsidRDefault="003D0F9C" w:rsidP="00250B77">
            <w:pPr>
              <w:ind w:firstLine="0"/>
              <w:jc w:val="center"/>
              <w:rPr>
                <w:rFonts w:ascii="Calibri" w:hAnsi="Calibri" w:cs="Calibri"/>
                <w:color w:val="000000"/>
              </w:rPr>
            </w:pPr>
            <w:r w:rsidRPr="008E703B">
              <w:rPr>
                <w:rFonts w:ascii="Calibri" w:hAnsi="Calibri" w:cs="Calibri"/>
                <w:color w:val="000000"/>
              </w:rPr>
              <w:t>1019.27</w:t>
            </w:r>
          </w:p>
        </w:tc>
      </w:tr>
      <w:tr w:rsidR="003D0F9C" w:rsidRPr="008E703B" w14:paraId="0B2EDAA7" w14:textId="77777777" w:rsidTr="00250B77">
        <w:trPr>
          <w:trHeight w:val="320"/>
        </w:trPr>
        <w:tc>
          <w:tcPr>
            <w:tcW w:w="3803" w:type="dxa"/>
            <w:gridSpan w:val="2"/>
            <w:tcBorders>
              <w:top w:val="single" w:sz="8" w:space="0" w:color="auto"/>
              <w:left w:val="single" w:sz="8" w:space="0" w:color="auto"/>
              <w:bottom w:val="single" w:sz="8" w:space="0" w:color="auto"/>
              <w:right w:val="nil"/>
            </w:tcBorders>
            <w:shd w:val="clear" w:color="000000" w:fill="EBF1DE"/>
            <w:noWrap/>
            <w:vAlign w:val="center"/>
            <w:hideMark/>
          </w:tcPr>
          <w:p w14:paraId="7D6F6374" w14:textId="77777777" w:rsidR="003D0F9C" w:rsidRPr="009C72B9" w:rsidRDefault="003D0F9C" w:rsidP="00250B77">
            <w:pPr>
              <w:ind w:firstLine="0"/>
              <w:jc w:val="left"/>
              <w:rPr>
                <w:rFonts w:ascii="Calibri" w:hAnsi="Calibri" w:cs="Calibri"/>
                <w:b/>
                <w:color w:val="000000"/>
              </w:rPr>
            </w:pPr>
            <w:r w:rsidRPr="009C72B9">
              <w:rPr>
                <w:rFonts w:ascii="Calibri" w:hAnsi="Calibri" w:cs="Calibri"/>
                <w:b/>
                <w:color w:val="000000"/>
              </w:rPr>
              <w:t>rate per 100 child-years</w:t>
            </w:r>
          </w:p>
        </w:tc>
        <w:tc>
          <w:tcPr>
            <w:tcW w:w="1189" w:type="dxa"/>
            <w:tcBorders>
              <w:top w:val="nil"/>
              <w:left w:val="nil"/>
              <w:bottom w:val="single" w:sz="8" w:space="0" w:color="auto"/>
              <w:right w:val="nil"/>
            </w:tcBorders>
            <w:shd w:val="clear" w:color="000000" w:fill="EBF1DE"/>
            <w:noWrap/>
            <w:vAlign w:val="center"/>
            <w:hideMark/>
          </w:tcPr>
          <w:p w14:paraId="35474CFB"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62.49</w:t>
            </w:r>
          </w:p>
        </w:tc>
        <w:tc>
          <w:tcPr>
            <w:tcW w:w="1021" w:type="dxa"/>
            <w:tcBorders>
              <w:top w:val="nil"/>
              <w:left w:val="nil"/>
              <w:bottom w:val="single" w:sz="8" w:space="0" w:color="auto"/>
              <w:right w:val="nil"/>
            </w:tcBorders>
            <w:shd w:val="clear" w:color="000000" w:fill="EBF1DE"/>
            <w:noWrap/>
            <w:vAlign w:val="center"/>
            <w:hideMark/>
          </w:tcPr>
          <w:p w14:paraId="0B610C22"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 </w:t>
            </w:r>
          </w:p>
        </w:tc>
        <w:tc>
          <w:tcPr>
            <w:tcW w:w="1189" w:type="dxa"/>
            <w:tcBorders>
              <w:top w:val="nil"/>
              <w:left w:val="nil"/>
              <w:bottom w:val="single" w:sz="8" w:space="0" w:color="auto"/>
              <w:right w:val="nil"/>
            </w:tcBorders>
            <w:shd w:val="clear" w:color="000000" w:fill="EBF1DE"/>
            <w:noWrap/>
            <w:vAlign w:val="center"/>
            <w:hideMark/>
          </w:tcPr>
          <w:p w14:paraId="251B2AC0"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35.02</w:t>
            </w:r>
          </w:p>
        </w:tc>
        <w:tc>
          <w:tcPr>
            <w:tcW w:w="1021" w:type="dxa"/>
            <w:tcBorders>
              <w:top w:val="nil"/>
              <w:left w:val="nil"/>
              <w:bottom w:val="single" w:sz="8" w:space="0" w:color="auto"/>
              <w:right w:val="nil"/>
            </w:tcBorders>
            <w:shd w:val="clear" w:color="000000" w:fill="EBF1DE"/>
            <w:noWrap/>
            <w:vAlign w:val="center"/>
            <w:hideMark/>
          </w:tcPr>
          <w:p w14:paraId="1E43DCA5"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 </w:t>
            </w:r>
          </w:p>
        </w:tc>
        <w:tc>
          <w:tcPr>
            <w:tcW w:w="1189" w:type="dxa"/>
            <w:tcBorders>
              <w:top w:val="nil"/>
              <w:left w:val="nil"/>
              <w:bottom w:val="single" w:sz="8" w:space="0" w:color="auto"/>
              <w:right w:val="single" w:sz="8" w:space="0" w:color="auto"/>
            </w:tcBorders>
            <w:shd w:val="clear" w:color="000000" w:fill="EBF1DE"/>
            <w:noWrap/>
            <w:vAlign w:val="center"/>
            <w:hideMark/>
          </w:tcPr>
          <w:p w14:paraId="2C747810" w14:textId="77777777" w:rsidR="003D0F9C" w:rsidRPr="009C72B9" w:rsidRDefault="003D0F9C" w:rsidP="00250B77">
            <w:pPr>
              <w:ind w:firstLine="0"/>
              <w:jc w:val="center"/>
              <w:rPr>
                <w:rFonts w:ascii="Calibri" w:hAnsi="Calibri" w:cs="Calibri"/>
                <w:b/>
                <w:color w:val="000000"/>
              </w:rPr>
            </w:pPr>
            <w:r w:rsidRPr="009C72B9">
              <w:rPr>
                <w:rFonts w:ascii="Calibri" w:hAnsi="Calibri" w:cs="Calibri"/>
                <w:b/>
                <w:color w:val="000000"/>
              </w:rPr>
              <w:t>12.23</w:t>
            </w:r>
          </w:p>
        </w:tc>
      </w:tr>
    </w:tbl>
    <w:p w14:paraId="1F86EE2B" w14:textId="03199AAF" w:rsidR="003D0F9C" w:rsidRPr="009A51D2" w:rsidRDefault="00F03A1D" w:rsidP="009A51D2">
      <w:pPr>
        <w:spacing w:line="240" w:lineRule="auto"/>
        <w:ind w:firstLine="0"/>
        <w:jc w:val="left"/>
        <w:rPr>
          <w:sz w:val="19"/>
          <w:szCs w:val="19"/>
        </w:rPr>
      </w:pPr>
      <w:r>
        <w:rPr>
          <w:sz w:val="19"/>
          <w:szCs w:val="19"/>
        </w:rPr>
        <w:t>C</w:t>
      </w:r>
      <w:r w:rsidR="003D0F9C" w:rsidRPr="009A51D2">
        <w:rPr>
          <w:sz w:val="19"/>
          <w:szCs w:val="19"/>
        </w:rPr>
        <w:t xml:space="preserve">ases include all pneumonia cases seen at the hospital, health centre and village clinics within the study during the admission dates. pop0_11 – population aged 0 to 11 months, pop12_23 – population aged 12-23 months, pop24_59 – </w:t>
      </w:r>
      <w:r w:rsidR="003D0F9C" w:rsidRPr="009A51D2">
        <w:rPr>
          <w:sz w:val="19"/>
          <w:szCs w:val="19"/>
        </w:rPr>
        <w:lastRenderedPageBreak/>
        <w:t>population aged 24 to 59 months (underlying population served by the health facilities in the study</w:t>
      </w:r>
      <w:r w:rsidR="009A51D2" w:rsidRPr="009A51D2">
        <w:rPr>
          <w:sz w:val="19"/>
          <w:szCs w:val="19"/>
        </w:rPr>
        <w:t>, estimates derived from Malawi Census 2008 Main Report</w:t>
      </w:r>
      <w:r w:rsidR="003D0F9C" w:rsidRPr="009A51D2">
        <w:rPr>
          <w:sz w:val="19"/>
          <w:szCs w:val="19"/>
        </w:rPr>
        <w:t>)</w:t>
      </w:r>
    </w:p>
    <w:p w14:paraId="166BB5A0" w14:textId="77777777" w:rsidR="003D0F9C" w:rsidRDefault="003D0F9C" w:rsidP="003D0F9C">
      <w:pPr>
        <w:spacing w:line="240" w:lineRule="auto"/>
        <w:ind w:firstLine="0"/>
        <w:rPr>
          <w:sz w:val="19"/>
          <w:szCs w:val="19"/>
        </w:rPr>
      </w:pPr>
      <w:r>
        <w:rPr>
          <w:sz w:val="19"/>
          <w:szCs w:val="19"/>
        </w:rPr>
        <w:t>*Admission dates between January and June 2012</w:t>
      </w:r>
    </w:p>
    <w:p w14:paraId="74D9E774" w14:textId="77777777" w:rsidR="003D0F9C" w:rsidRPr="008E703B" w:rsidRDefault="003D0F9C" w:rsidP="00E01721"/>
    <w:p w14:paraId="689952E4" w14:textId="48719D37" w:rsidR="004D0AEE" w:rsidRDefault="009A51D2" w:rsidP="008C02B1">
      <w:pPr>
        <w:spacing w:before="240"/>
      </w:pPr>
      <w:r>
        <w:t xml:space="preserve">Considering that </w:t>
      </w:r>
      <w:r w:rsidR="00F03A1D">
        <w:t>‘’</w:t>
      </w:r>
      <w:r>
        <w:t xml:space="preserve">severe and </w:t>
      </w:r>
      <w:r w:rsidR="00F03A1D">
        <w:t>‘</w:t>
      </w:r>
      <w:r>
        <w:t>very severe</w:t>
      </w:r>
      <w:r w:rsidR="00F03A1D">
        <w:t>’</w:t>
      </w:r>
      <w:r>
        <w:t xml:space="preserve"> pneumonia cases seen at health centres and village clinics are required to be referred to a health facility for further management, the number of cases seen at in those facilities were subtracted from the total to avoid duplication, with an assumption that only 70% reached the hospital for further management (this can be changed depending on data to inform this). For the incidence calculated above, the cases are children for whom care was sought at the health facilities included in the study. However, not all children with pneumonia symptoms will have a health system interaction, particularly for milder disease. I have not added to the incidence </w:t>
      </w:r>
      <w:r w:rsidRPr="00AB640E">
        <w:t xml:space="preserve">those that did not seek care at a health facility – the DHS has data on children under 5 with symptoms of </w:t>
      </w:r>
      <w:r>
        <w:t>acute respiratory infections</w:t>
      </w:r>
      <w:r w:rsidRPr="00AB640E">
        <w:t xml:space="preserve"> (cough in the past two weeks, with short, rapid breathing which was chest related) for whom advice or treatment was sought from a health facility or provider, however this is </w:t>
      </w:r>
      <w:r>
        <w:t>based on mother’s report and may not be accurate</w:t>
      </w:r>
      <w:r w:rsidRPr="00AB640E">
        <w:t>, which can lead to an overestimation of incidence of pneumonia/</w:t>
      </w:r>
      <w:commentRangeStart w:id="13"/>
      <w:commentRangeStart w:id="14"/>
      <w:commentRangeStart w:id="15"/>
      <w:r w:rsidRPr="00AB640E">
        <w:t>ALRIs</w:t>
      </w:r>
      <w:commentRangeEnd w:id="13"/>
      <w:r>
        <w:rPr>
          <w:rStyle w:val="CommentReference"/>
        </w:rPr>
        <w:commentReference w:id="13"/>
      </w:r>
      <w:commentRangeEnd w:id="14"/>
      <w:r>
        <w:rPr>
          <w:rStyle w:val="CommentReference"/>
        </w:rPr>
        <w:commentReference w:id="14"/>
      </w:r>
      <w:commentRangeEnd w:id="15"/>
      <w:r w:rsidR="0074090A">
        <w:rPr>
          <w:rStyle w:val="CommentReference"/>
        </w:rPr>
        <w:commentReference w:id="15"/>
      </w:r>
      <w:r>
        <w:t>.</w:t>
      </w:r>
    </w:p>
    <w:p w14:paraId="5268A027" w14:textId="0BEE05EC" w:rsidR="00FF699E" w:rsidRDefault="004D0AEE" w:rsidP="008C02B1">
      <w:pPr>
        <w:spacing w:before="240"/>
      </w:pPr>
      <w:r>
        <w:t>Chest x-ray (CXR) are the most widely employed test t</w:t>
      </w:r>
      <w:r w:rsidR="00FF699E">
        <w:t xml:space="preserve">o confirm the diagnosis, </w:t>
      </w:r>
      <w:r>
        <w:t>however, this method is not indicated in ambulatory settings and cannot distinguish v</w:t>
      </w:r>
      <w:r w:rsidR="008C02B1">
        <w:t>iral and</w:t>
      </w:r>
      <w:r>
        <w:t xml:space="preserve"> bacterial pneumonia</w:t>
      </w:r>
      <w:r w:rsidR="008C02B1">
        <w:fldChar w:fldCharType="begin" w:fldLock="1"/>
      </w:r>
      <w:r w:rsidR="008C02B1">
        <w:instrText>ADDIN CSL_CITATION {"citationItems":[{"id":"ITEM-1","itemData":{"DOI":"10.15172/pneu.2014.5/482","ISSN":"2200-6133","abstract":"Despite the importance of paediatric pneumonia as a cause of short and long-term morbidity and mortality worldwide, a reliable gold standard for its diagnosis remains elusive. The utility of clinical, microbiological and radiological diagnostic approaches varies widely within and between populations and is heavily dependent on the expertise and resources available in various settings. Here we review the role of radiology in the diagnosis of paediatric pneumonia. Chest radiographs (CXRs) are the most widely employed test, however, they are not indicated in ambulatory settings, cannot distinguish between viral and bacterial infections and have a limited role in the ongoing management of disease. A standardised definition of alveolar pneumonia on a CXR exists for epidemiological studies targeting bacterial pneumonias but it should not be extrapolated to clinical settings. Radiography, computed tomography and to a lesser extent ultrasonography and magnetic resonance imaging play an important role in complicated pneumonias but there are limitations that preclude their use as routine diagnostic tools. Large population-based studies are needed in different populations to address many of the knowledge gaps in the radiological diagnosis of pneumonia in children, however, the feasibility of such studies is an important barrier.","author":[{"dropping-particle":"","family":"O’Grady","given":"Kerry-Ann F.","non-dropping-particle":"","parse-names":false,"suffix":""},{"dropping-particle":"","family":"Torzillo","given":"Paul J.","non-dropping-particle":"","parse-names":false,"suffix":""},{"dropping-particle":"","family":"Frawley","given":"Kieran","non-dropping-particle":"","parse-names":false,"suffix":""},{"dropping-particle":"","family":"Chang","given":"Anne B.","non-dropping-particle":"","parse-names":false,"suffix":""}],"container-title":"Pneumonia 2014 5:1","id":"ITEM-1","issue":"1","issued":{"date-parts":[["2014","12","1"]]},"page":"38-51","publisher":"BioMed Central","title":"The radiological diagnosis of pneumonia in children","type":"article-journal","volume":"5"},"uris":["http://www.mendeley.com/documents/?uuid=2a9a614e-463a-32cc-897f-38e77d75ead4"]}],"mendeley":{"formattedCitation":"&lt;sup&gt;14&lt;/sup&gt;","plainTextFormattedCitation":"14","previouslyFormattedCitation":"&lt;sup&gt;13&lt;/sup&gt;"},"properties":{"noteIndex":0},"schema":"https://github.com/citation-style-language/schema/raw/master/csl-citation.json"}</w:instrText>
      </w:r>
      <w:r w:rsidR="008C02B1">
        <w:fldChar w:fldCharType="separate"/>
      </w:r>
      <w:r w:rsidR="008C02B1" w:rsidRPr="008C02B1">
        <w:rPr>
          <w:noProof/>
          <w:vertAlign w:val="superscript"/>
        </w:rPr>
        <w:t>14</w:t>
      </w:r>
      <w:r w:rsidR="008C02B1">
        <w:fldChar w:fldCharType="end"/>
      </w:r>
      <w:r>
        <w:t xml:space="preserve">. </w:t>
      </w:r>
      <w:r w:rsidR="00FF699E">
        <w:t>Although negative CXR excludes pneumonia in majority of children</w:t>
      </w:r>
      <w:r w:rsidR="00FF699E">
        <w:fldChar w:fldCharType="begin" w:fldLock="1"/>
      </w:r>
      <w:r w:rsidR="008C02B1">
        <w:instrText>ADDIN CSL_CITATION {"citationItems":[{"id":"ITEM-1","itemData":{"DOI":"10.1542/peds.2018-0236","ISSN":"1098-4275","PMID":"30154120","abstract":": media-1vid110.1542/5804413949001PEDS-VA_2018-0236Video Abstract BACKGROUND AND OBJECTIVES: The ability of the chest radiograph (CXR) to exclude the diagnosis of pneumonia in children is unclear. We sought to determine the negative predictive value of CXR in children with suspected pneumonia. METHODS Children 3 months to 18 years of age undergoing CXRs for suspected pneumonia in a tertiary-care pediatric emergency department (ED) were prospectively enrolled. Children currently receiving antibiotics and those with underlying chronic medical conditions were excluded. The primary outcome was defined as a physician-ascribed diagnosis of pneumonia independent of radiographic findings. CXR results were classified as positive, equivocal, or negative according to radiologist interpretation. Children with negative CXRs and without a clinical diagnosis of pneumonia were managed for 2 weeks after the ED visit. Children subsequently diagnosed with pneumonia during the follow-up period were considered to have had false-negative CXRs at the ED visit. RESULTS There were 683 children enrolled during the 2-year study period, with a median age of 3.1 years (interquartile range 1.4-5.9 years). There were 457 children (72.8%) with negative CXRs; 44 of these children (8.9%) were clinically diagnosed with pneumonia, and 42 (9.3%) were given antibiotics for other bacterial syndromes. Of the 411 children with negative CXRs who were managed without antibiotics, 5 were subsequently diagnosed with pneumonia within 2 weeks (negative predictive value of CXR 98.8%; 95% confidence interval 97.0%-99.6%). CONCLUSIONS A negative CXR excludes pneumonia in the majority of children. Children with negative CXRs and low clinical suspicion for pneumonia can be safely observed without antibiotic therapy.","author":[{"dropping-particle":"","family":"Lipsett","given":"Susan C","non-dropping-particle":"","parse-names":false,"suffix":""},{"dropping-particle":"","family":"Monuteaux","given":"Michael C","non-dropping-particle":"","parse-names":false,"suffix":""},{"dropping-particle":"","family":"Bachur","given":"Richard G","non-dropping-particle":"","parse-names":false,"suffix":""},{"dropping-particle":"","family":"Finn","given":"Nicole","non-dropping-particle":"","parse-names":false,"suffix":""},{"dropping-particle":"","family":"Neuman","given":"Mark I","non-dropping-particle":"","parse-names":false,"suffix":""}],"container-title":"Pediatrics","id":"ITEM-1","issue":"3","issued":{"date-parts":[["2018","9","1"]]},"publisher":"American Academy of Pediatrics","title":"Negative Chest Radiography and Risk of Pneumonia.","type":"article-journal","volume":"142"},"uris":["http://www.mendeley.com/documents/?uuid=e6a98067-230a-33dd-99a6-665b876ba0ee"]}],"mendeley":{"formattedCitation":"&lt;sup&gt;15&lt;/sup&gt;","plainTextFormattedCitation":"15","previouslyFormattedCitation":"&lt;sup&gt;14&lt;/sup&gt;"},"properties":{"noteIndex":0},"schema":"https://github.com/citation-style-language/schema/raw/master/csl-citation.json"}</w:instrText>
      </w:r>
      <w:r w:rsidR="00FF699E">
        <w:fldChar w:fldCharType="separate"/>
      </w:r>
      <w:r w:rsidR="008C02B1" w:rsidRPr="008C02B1">
        <w:rPr>
          <w:noProof/>
          <w:vertAlign w:val="superscript"/>
        </w:rPr>
        <w:t>15</w:t>
      </w:r>
      <w:r w:rsidR="00FF699E">
        <w:fldChar w:fldCharType="end"/>
      </w:r>
      <w:r w:rsidR="00FF699E">
        <w:t xml:space="preserve">, chest radiographs may not show evidence of pneumonia in early stages of infection, and there is variation in intraobserver and interobserver agreement. </w:t>
      </w:r>
    </w:p>
    <w:p w14:paraId="12D4E99D" w14:textId="2238286F" w:rsidR="00FF699E" w:rsidRDefault="00FF699E" w:rsidP="00FF699E">
      <w:r>
        <w:t>Therefore, I propose to distil from the incidences of clinical pneumonia estimated using the PCV13 study data, and calculate the incidence of pneumonia as the underlying pathology of clinical disease using the data from PERCH: for severe cases – the proportion with a positive CXR was 46.26%; for very severe cases, the proportion with a positive CXR was 40.58% - overall 41.8% of clinical pneumonia cases from the study had a radiological confirmation. This proportion of CXR+ confirmed pneumonia diagnosis is consistent with Begom et al 2018 study, assessing the clinical and radiological parameters of severe pneumonia (revised guidelines) in children aged 2-59 months from Bangladesh, whereby 40% were diagnosed as pneumonia and 60% were diagnosed as bronchiolitis radiologically</w:t>
      </w:r>
      <w:r>
        <w:fldChar w:fldCharType="begin" w:fldLock="1"/>
      </w:r>
      <w:r w:rsidR="008C02B1">
        <w:instrText>ADDIN CSL_CITATION {"citationItems":[{"id":"ITEM-1","itemData":{"ISSN":"2408-8757","PMID":"30487483","abstract":"Pneumonia is the leading cause of morbidity and mortality in children less than 5 years of age in developing countries like Bangladesh. Although WHO guideline classified severe pneumonia by symptoms and signs of the patients, radiological and laboratory investigations were not studied well. There was increasing number of cases of bronchiolitis which meet the criteria of WHO classified severe pneumonia are reported. The objective of the study was to assess the clinical and radiological parameters of severe pneumonia in 2 months to 59 months hospitalized children according to WHO guideline. This cross sectional study was conducted in pediatrics department of Mymensingh Medical College Hospital, Mymensingh, Bangladesh from July, 2015 to December 2015. Total 150 patients were included in this cross sectional study according to their clinical symptoms. Firstly, the chest x-ray was done in all the patients and radiographs were reviewed by an expert radiologist who was blind about the cases. Then the patients were classified as pneumonia and bronchiolitis according to the clinical features and radiology findings. Majority of the patients 83(55.3%) were between 2-6 months of age and mean age was 7.52±8.87. Maximum 105(70%) patients were male and 45(30%) were female. Most of them 70(47%) came from low middle class family. Regarding clinical features, all patients 150 had cough and chest indrawing. Ronchi found in 135(90%) patients, difficult breathing and fast breathing found in 130(87%) patients, crepitation in 122(81%) patients, wheeze in 93(62%) patients, dull on percussion in 36(21%) patients, bronchial breath sound in 25(17%) patients. Regarding radiological features, lobar consolidation was found in 18(12%) patients, patchy opacities in 42(28%) patients, which were radiological findings of pneumonia, while hyperinflation of lung present in 90(60%) patients, increased translucency in 82(54.6%), increased interstitial marking in 88(58.6%) patients, which were radiological findings of bronchiolitis. A total of 60(40%) admitted cases were diagnosed as pneumonia and 90(60%) cases diagnosed as bronchiolitis radiologically, which were predominant in WHO classified severe pneumonia (p&lt;0.05). Wheeze was present in case of hyperinflation of lung in 78(83.8%), increased translucency in 67(72%) and increased interstitial marking in 70(75.2%) patients among radiological bronchiolitis (n=90). From above results we can concluded that Bronchiolitis was predominant among W…","author":[{"dropping-particle":"","family":"Begom","given":"A","non-dropping-particle":"","parse-names":false,"suffix":""},{"dropping-particle":"","family":"Choudhury","given":"A M","non-dropping-particle":"","parse-names":false,"suffix":""},{"dropping-particle":"","family":"Islam","given":"M N","non-dropping-particle":"","parse-names":false,"suffix":""},{"dropping-particle":"","family":"Ali","given":"M A","non-dropping-particle":"","parse-names":false,"suffix":""},{"dropping-particle":"","family":"Hossain","given":"M A","non-dropping-particle":"","parse-names":false,"suffix":""},{"dropping-particle":"","family":"Hoque","given":"M A","non-dropping-particle":"","parse-names":false,"suffix":""},{"dropping-particle":"","family":"Miah","given":"S I","non-dropping-particle":"","parse-names":false,"suffix":""},{"dropping-particle":"","family":"Bhuiyan","given":"K J","non-dropping-particle":"","parse-names":false,"suffix":""}],"container-title":"Mymensingh medical journal : MMJ","id":"ITEM-1","issue":"4","issued":{"date-parts":[["2018","10"]]},"page":"702-709","publisher":"Mymensingh Med J","title":"Clinical and Radiological Evaluation of Children Aged 2 Months to 5 Years with Severe Pneumonia According to WHO Guideline.","type":"article-journal","volume":"27"},"uris":["http://www.mendeley.com/documents/?uuid=61b643e5-077d-4bc5-8561-fdc79f0f4603"]}],"mendeley":{"formattedCitation":"&lt;sup&gt;16&lt;/sup&gt;","plainTextFormattedCitation":"16","previouslyFormattedCitation":"&lt;sup&gt;15&lt;/sup&gt;"},"properties":{"noteIndex":0},"schema":"https://github.com/citation-style-language/schema/raw/master/csl-citation.json"}</w:instrText>
      </w:r>
      <w:r>
        <w:fldChar w:fldCharType="separate"/>
      </w:r>
      <w:r w:rsidR="008C02B1" w:rsidRPr="008C02B1">
        <w:rPr>
          <w:noProof/>
          <w:vertAlign w:val="superscript"/>
        </w:rPr>
        <w:t>16</w:t>
      </w:r>
      <w:r>
        <w:fldChar w:fldCharType="end"/>
      </w:r>
      <w:r>
        <w:t>. Previous studies showed for non-severe pneumonia, 14% had radiological evidence of pneumonia</w:t>
      </w:r>
      <w:r>
        <w:fldChar w:fldCharType="begin" w:fldLock="1"/>
      </w:r>
      <w:r w:rsidR="008C02B1">
        <w:instrText>ADDIN CSL_CITATION {"citationItems":[{"id":"ITEM-1","itemData":{"DOI":"10.1136/bmj.38915.673322.80","ISSN":"09598146","abstract":"Objectives: To evaluate the chest radiographs of children diagnosed with non-severe pneumonia on the basis of the current World Health Organization guidelines (fast breathing alone) for radiological evidence of pneumonia. Design: Descriptive analysis. Setting: Outpatient departments of six hospitals in four cities in Pakistan. Participants: 2000 children with non-severe pneumonia were enrolled; 1932 children were selected for chest radiography. Interventions: Two consultant radiologists used standardised WHO definitions to evaluate chest radiographs; no clinical information was made available to them. If they disagreed, the radiographs were read by a third radiologist; the final classification was based on agreement between two of the three radiologists. Main outcome measures: Presence or absence of pneumonia on radiographs. Results: Chest radiographs were reported normal in 1519 children (82%). Radiological evidence of pneumonia was reported in only 263 (14%) children, most of whom had interstitial pneumonitis. Lobar consolidation was present in only 26 children. The duration of illness did not correlate significantly with the presence of radiological changes (relative risk 1.17, 95% confidence interval 0.91 to 1.49). Conclusion: Most children diagnosed with non-severe pneumonia on the basis of the current WHO definition had normal chest radiographs.","author":[{"dropping-particle":"","family":"Hazir","given":"Tabish","non-dropping-particle":"","parse-names":false,"suffix":""},{"dropping-particle":"Bin","family":"Nisar","given":"Yasir","non-dropping-particle":"","parse-names":false,"suffix":""},{"dropping-particle":"","family":"Qazi","given":"Shamim A.","non-dropping-particle":"","parse-names":false,"suffix":""},{"dropping-particle":"","family":"Khan","given":"Shazia F.","non-dropping-particle":"","parse-names":false,"suffix":""},{"dropping-particle":"","family":"Raza","given":"Mujahid","non-dropping-particle":"","parse-names":false,"suffix":""},{"dropping-particle":"","family":"Zameer","given":"Shehla","non-dropping-particle":"","parse-names":false,"suffix":""},{"dropping-particle":"","family":"Masood","given":"Syed Asif","non-dropping-particle":"","parse-names":false,"suffix":""}],"container-title":"British Medical Journal","id":"ITEM-1","issue":"7569","issued":{"date-parts":[["2006","9","23"]]},"page":"629-631","title":"Chest radiography in children aged 2-59 months diagnosed with non-severe pneumonia as defined by World Health Organization: Descriptive multicentre study in Pakistan","type":"article-journal","volume":"333"},"uris":["http://www.mendeley.com/documents/?uuid=57403505-71c8-3f79-90f5-bcb83dd17333"]}],"mendeley":{"formattedCitation":"&lt;sup&gt;17&lt;/sup&gt;","plainTextFormattedCitation":"17","previouslyFormattedCitation":"&lt;sup&gt;16&lt;/sup&gt;"},"properties":{"noteIndex":0},"schema":"https://github.com/citation-style-language/schema/raw/master/csl-citation.json"}</w:instrText>
      </w:r>
      <w:r>
        <w:fldChar w:fldCharType="separate"/>
      </w:r>
      <w:r w:rsidR="008C02B1" w:rsidRPr="008C02B1">
        <w:rPr>
          <w:noProof/>
          <w:vertAlign w:val="superscript"/>
        </w:rPr>
        <w:t>17</w:t>
      </w:r>
      <w:r>
        <w:fldChar w:fldCharType="end"/>
      </w:r>
      <w:r>
        <w:t xml:space="preserve">. </w:t>
      </w:r>
    </w:p>
    <w:p w14:paraId="0D12DFAA" w14:textId="408AFAC2" w:rsidR="00FF699E" w:rsidRDefault="00FF699E" w:rsidP="00FF699E">
      <w:r>
        <w:t>Next, using the values of CXR sensitivity and specificity from a meta-analysis study comparing the accuracy of lung ultrasound and CXR for the diagnosis of paediatric community-acquired pneumonia, using as ‘gold standard’ the expert paediatrician clinical diagnosis of pneumonia, the proportion of CXR+ from PERCH were adjusted to account for those that might have not be picked up. The CXR sensitivity and specificity values are</w:t>
      </w:r>
      <w:r w:rsidRPr="00B63D3C">
        <w:t xml:space="preserve"> </w:t>
      </w:r>
      <w:r>
        <w:t xml:space="preserve">respectively 86.8% and 98.2% </w:t>
      </w:r>
      <w:r>
        <w:fldChar w:fldCharType="begin" w:fldLock="1"/>
      </w:r>
      <w:r w:rsidR="008C02B1">
        <w:instrText>ADDIN CSL_CITATION {"citationItems":[{"id":"ITEM-1","itemData":{"DOI":"10.1002/ppul.24020","ISSN":"87556863","abstract":"Objective: Although a clinical diagnosis, the standard initial imaging modality for patients with concern for pediatric community acquired pneumonia (pCAP) is a chest x-ray (CXR), which has a relatively high false negative rate, exposes patients to ionizing radiation, and may not be available in resource limited settings. The primary objective of this meta-analysis is to evaluate the accuracy of lung ultrasound (LUS) compared to CXR for the diagnosis of pCAP. Methods: Data were collected via a systematic review of PubMed, EMBASE, and Web of Science with dates up to August 2017. Keywords and search terms were generated for pneumonia, lung ultrasound, and pediatric population. Two independent investigators screened abstracts for inclusion. PRISMA was used for selecting appropriate studies. QUADAS was applied to these studies to assess quality for inclusion into the meta-analysis. We collected data from included studies and calculated sensitivity, specificity, positive predictive value, and negative predictive values of CXR and LUS for the diagnosis of pCAP. Results: Twelve studies including 1510 patients were selected for data extraction. LUS had a sensitivity of 95.5% (93.6-97.1) and specificity of 95.3% (91.1-98.3). CXR had a sensitivity of 86.8% (83.3-90.0) and specificity of 98.2% (95.7-99.6). Variations between the studies included ultrasound findings diagnostic of pneumonia, study setting (inpatient vs emergency department) and inclusion of CXR in the reference standard for pneumonia. Conclusions: In our meta-analysis, lung ultrasound had significantly better sensitivity with similar specificity when compared to chest x-ray for the diagnosis of pediatric community acquired pneumonia.","author":[{"dropping-particle":"","family":"Balk","given":"Daniel S.","non-dropping-particle":"","parse-names":false,"suffix":""},{"dropping-particle":"","family":"Lee","given":"Christine","non-dropping-particle":"","parse-names":false,"suffix":""},{"dropping-particle":"","family":"Schafer","given":"Jesse","non-dropping-particle":"","parse-names":false,"suffix":""},{"dropping-particle":"","family":"Welwarth","given":"Jeremy","non-dropping-particle":"","parse-names":false,"suffix":""},{"dropping-particle":"","family":"Hardin","given":"John","non-dropping-particle":"","parse-names":false,"suffix":""},{"dropping-particle":"","family":"Novack","given":"Victor","non-dropping-particle":"","parse-names":false,"suffix":""},{"dropping-particle":"","family":"Yarza","given":"Shaked","non-dropping-particle":"","parse-names":false,"suffix":""},{"dropping-particle":"","family":"Hoffmann","given":"Beatrice","non-dropping-particle":"","parse-names":false,"suffix":""}],"container-title":"Pediatric Pulmonology","id":"ITEM-1","issue":"8","issued":{"date-parts":[["2018","8","1"]]},"page":"1130-1139","publisher":"John Wiley and Sons Inc.","title":"Lung ultrasound compared to chest X-ray for diagnosis of pediatric pneumonia: A meta-analysis","type":"article-journal","volume":"53"},"uris":["http://www.mendeley.com/documents/?uuid=a1b03e3f-e7e6-3e2f-b666-57ecd52cd911"]}],"mendeley":{"formattedCitation":"&lt;sup&gt;18&lt;/sup&gt;","plainTextFormattedCitation":"18","previouslyFormattedCitation":"&lt;sup&gt;17&lt;/sup&gt;"},"properties":{"noteIndex":0},"schema":"https://github.com/citation-style-language/schema/raw/master/csl-citation.json"}</w:instrText>
      </w:r>
      <w:r>
        <w:fldChar w:fldCharType="separate"/>
      </w:r>
      <w:r w:rsidR="008C02B1" w:rsidRPr="008C02B1">
        <w:rPr>
          <w:noProof/>
          <w:vertAlign w:val="superscript"/>
        </w:rPr>
        <w:t>18</w:t>
      </w:r>
      <w:r>
        <w:fldChar w:fldCharType="end"/>
      </w:r>
      <w:r>
        <w:t>.</w:t>
      </w:r>
    </w:p>
    <w:p w14:paraId="281B3601" w14:textId="23784497" w:rsidR="00FF699E" w:rsidRDefault="00FF699E" w:rsidP="00FF699E">
      <w:pPr>
        <w:pStyle w:val="Caption"/>
        <w:keepNext/>
      </w:pPr>
      <w:r>
        <w:t xml:space="preserve">Table </w:t>
      </w:r>
      <w:fldSimple w:instr=" SEQ Table \* ARABIC ">
        <w:r w:rsidR="000979B2">
          <w:rPr>
            <w:noProof/>
          </w:rPr>
          <w:t>3</w:t>
        </w:r>
      </w:fldSimple>
      <w:r>
        <w:t xml:space="preserve"> - </w:t>
      </w:r>
      <w:r w:rsidRPr="002A4692">
        <w:t>Proportion of CXR+ among severe and very severe cases included in the PERCH study vs. adjustment with paediatrician clinical diagnosis of pneumonia as ‘gold’ standard</w:t>
      </w:r>
    </w:p>
    <w:tbl>
      <w:tblPr>
        <w:tblW w:w="5519" w:type="dxa"/>
        <w:tblLook w:val="04A0" w:firstRow="1" w:lastRow="0" w:firstColumn="1" w:lastColumn="0" w:noHBand="0" w:noVBand="1"/>
      </w:tblPr>
      <w:tblGrid>
        <w:gridCol w:w="1460"/>
        <w:gridCol w:w="1649"/>
        <w:gridCol w:w="2410"/>
      </w:tblGrid>
      <w:tr w:rsidR="00FF699E" w:rsidRPr="00365377" w14:paraId="12CF9B19" w14:textId="77777777" w:rsidTr="00250B77">
        <w:trPr>
          <w:trHeight w:val="320"/>
        </w:trPr>
        <w:tc>
          <w:tcPr>
            <w:tcW w:w="1460" w:type="dxa"/>
            <w:tcBorders>
              <w:top w:val="single" w:sz="8" w:space="0" w:color="auto"/>
              <w:left w:val="single" w:sz="8" w:space="0" w:color="auto"/>
              <w:bottom w:val="single" w:sz="8" w:space="0" w:color="auto"/>
              <w:right w:val="single" w:sz="8" w:space="0" w:color="auto"/>
            </w:tcBorders>
            <w:shd w:val="clear" w:color="000000" w:fill="EEECE1"/>
            <w:noWrap/>
            <w:vAlign w:val="bottom"/>
            <w:hideMark/>
          </w:tcPr>
          <w:p w14:paraId="36F39583"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 xml:space="preserve">Age group </w:t>
            </w:r>
            <w:r>
              <w:rPr>
                <w:rFonts w:ascii="Calibri" w:hAnsi="Calibri" w:cs="Calibri"/>
                <w:color w:val="000000"/>
                <w:szCs w:val="21"/>
              </w:rPr>
              <w:t>(months)</w:t>
            </w:r>
          </w:p>
        </w:tc>
        <w:tc>
          <w:tcPr>
            <w:tcW w:w="1649" w:type="dxa"/>
            <w:tcBorders>
              <w:top w:val="single" w:sz="8" w:space="0" w:color="auto"/>
              <w:left w:val="nil"/>
              <w:bottom w:val="single" w:sz="8" w:space="0" w:color="auto"/>
              <w:right w:val="single" w:sz="8" w:space="0" w:color="auto"/>
            </w:tcBorders>
            <w:shd w:val="clear" w:color="000000" w:fill="EEECE1"/>
            <w:noWrap/>
            <w:vAlign w:val="bottom"/>
            <w:hideMark/>
          </w:tcPr>
          <w:p w14:paraId="39BB9191"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P</w:t>
            </w:r>
            <w:r w:rsidRPr="00365377">
              <w:rPr>
                <w:rFonts w:ascii="Calibri" w:hAnsi="Calibri" w:cs="Calibri"/>
                <w:color w:val="000000"/>
                <w:szCs w:val="21"/>
              </w:rPr>
              <w:t>r</w:t>
            </w:r>
            <w:r>
              <w:rPr>
                <w:rFonts w:ascii="Calibri" w:hAnsi="Calibri" w:cs="Calibri"/>
                <w:color w:val="000000"/>
                <w:szCs w:val="21"/>
              </w:rPr>
              <w:t>o</w:t>
            </w:r>
            <w:r w:rsidRPr="00365377">
              <w:rPr>
                <w:rFonts w:ascii="Calibri" w:hAnsi="Calibri" w:cs="Calibri"/>
                <w:color w:val="000000"/>
                <w:szCs w:val="21"/>
              </w:rPr>
              <w:t>portion of CXR+</w:t>
            </w:r>
          </w:p>
        </w:tc>
        <w:tc>
          <w:tcPr>
            <w:tcW w:w="2410" w:type="dxa"/>
            <w:tcBorders>
              <w:top w:val="single" w:sz="8" w:space="0" w:color="auto"/>
              <w:left w:val="nil"/>
              <w:bottom w:val="single" w:sz="8" w:space="0" w:color="auto"/>
              <w:right w:val="single" w:sz="8" w:space="0" w:color="auto"/>
            </w:tcBorders>
            <w:shd w:val="clear" w:color="auto" w:fill="F4B083" w:themeFill="accent2" w:themeFillTint="99"/>
          </w:tcPr>
          <w:p w14:paraId="6BCC2C62" w14:textId="77777777" w:rsidR="00FF699E" w:rsidRDefault="00FF699E" w:rsidP="00250B77">
            <w:pPr>
              <w:ind w:firstLine="0"/>
              <w:jc w:val="center"/>
              <w:rPr>
                <w:rFonts w:ascii="Calibri" w:hAnsi="Calibri" w:cs="Calibri"/>
                <w:color w:val="000000"/>
                <w:szCs w:val="21"/>
              </w:rPr>
            </w:pPr>
            <w:r>
              <w:rPr>
                <w:rFonts w:ascii="Calibri" w:hAnsi="Calibri" w:cs="Calibri"/>
                <w:color w:val="000000"/>
                <w:szCs w:val="21"/>
              </w:rPr>
              <w:t>If 100% sensitivity &amp; specificity</w:t>
            </w:r>
          </w:p>
        </w:tc>
      </w:tr>
      <w:tr w:rsidR="00FF699E" w:rsidRPr="00365377" w14:paraId="74A3D897" w14:textId="77777777" w:rsidTr="00250B77">
        <w:trPr>
          <w:trHeight w:val="310"/>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417DCC59"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1-5</w:t>
            </w:r>
          </w:p>
        </w:tc>
        <w:tc>
          <w:tcPr>
            <w:tcW w:w="1649" w:type="dxa"/>
            <w:tcBorders>
              <w:top w:val="nil"/>
              <w:left w:val="nil"/>
              <w:bottom w:val="single" w:sz="4" w:space="0" w:color="auto"/>
              <w:right w:val="single" w:sz="8" w:space="0" w:color="auto"/>
            </w:tcBorders>
            <w:shd w:val="clear" w:color="auto" w:fill="auto"/>
            <w:noWrap/>
            <w:vAlign w:val="bottom"/>
            <w:hideMark/>
          </w:tcPr>
          <w:p w14:paraId="12154A00"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42.68%</w:t>
            </w:r>
          </w:p>
        </w:tc>
        <w:tc>
          <w:tcPr>
            <w:tcW w:w="2410" w:type="dxa"/>
            <w:tcBorders>
              <w:top w:val="nil"/>
              <w:left w:val="nil"/>
              <w:bottom w:val="single" w:sz="4" w:space="0" w:color="auto"/>
              <w:right w:val="single" w:sz="8" w:space="0" w:color="auto"/>
            </w:tcBorders>
          </w:tcPr>
          <w:p w14:paraId="55C4A968"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48.13%</w:t>
            </w:r>
          </w:p>
        </w:tc>
      </w:tr>
      <w:tr w:rsidR="00FF699E" w:rsidRPr="00365377" w14:paraId="5D93DE1A" w14:textId="77777777" w:rsidTr="00250B77">
        <w:trPr>
          <w:trHeight w:val="310"/>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4CB90294"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6-11</w:t>
            </w:r>
          </w:p>
        </w:tc>
        <w:tc>
          <w:tcPr>
            <w:tcW w:w="1649" w:type="dxa"/>
            <w:tcBorders>
              <w:top w:val="nil"/>
              <w:left w:val="nil"/>
              <w:bottom w:val="single" w:sz="4" w:space="0" w:color="auto"/>
              <w:right w:val="single" w:sz="8" w:space="0" w:color="auto"/>
            </w:tcBorders>
            <w:shd w:val="clear" w:color="auto" w:fill="auto"/>
            <w:noWrap/>
            <w:vAlign w:val="bottom"/>
            <w:hideMark/>
          </w:tcPr>
          <w:p w14:paraId="70A4CCFE"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46.81%</w:t>
            </w:r>
          </w:p>
        </w:tc>
        <w:tc>
          <w:tcPr>
            <w:tcW w:w="2410" w:type="dxa"/>
            <w:tcBorders>
              <w:top w:val="nil"/>
              <w:left w:val="nil"/>
              <w:bottom w:val="single" w:sz="4" w:space="0" w:color="auto"/>
              <w:right w:val="single" w:sz="8" w:space="0" w:color="auto"/>
            </w:tcBorders>
          </w:tcPr>
          <w:p w14:paraId="7D591552"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52.82%</w:t>
            </w:r>
          </w:p>
        </w:tc>
      </w:tr>
      <w:tr w:rsidR="00FF699E" w:rsidRPr="00365377" w14:paraId="479EF6CD" w14:textId="77777777" w:rsidTr="00250B77">
        <w:trPr>
          <w:trHeight w:val="310"/>
        </w:trPr>
        <w:tc>
          <w:tcPr>
            <w:tcW w:w="1460" w:type="dxa"/>
            <w:tcBorders>
              <w:top w:val="nil"/>
              <w:left w:val="single" w:sz="8" w:space="0" w:color="auto"/>
              <w:bottom w:val="single" w:sz="4" w:space="0" w:color="auto"/>
              <w:right w:val="single" w:sz="4" w:space="0" w:color="auto"/>
            </w:tcBorders>
            <w:shd w:val="clear" w:color="auto" w:fill="auto"/>
            <w:noWrap/>
            <w:vAlign w:val="bottom"/>
            <w:hideMark/>
          </w:tcPr>
          <w:p w14:paraId="0CBC7A45"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12-23</w:t>
            </w:r>
          </w:p>
        </w:tc>
        <w:tc>
          <w:tcPr>
            <w:tcW w:w="1649" w:type="dxa"/>
            <w:tcBorders>
              <w:top w:val="nil"/>
              <w:left w:val="nil"/>
              <w:bottom w:val="single" w:sz="4" w:space="0" w:color="auto"/>
              <w:right w:val="single" w:sz="8" w:space="0" w:color="auto"/>
            </w:tcBorders>
            <w:shd w:val="clear" w:color="auto" w:fill="auto"/>
            <w:noWrap/>
            <w:vAlign w:val="bottom"/>
            <w:hideMark/>
          </w:tcPr>
          <w:p w14:paraId="35AB4EFB"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48.28%</w:t>
            </w:r>
          </w:p>
        </w:tc>
        <w:tc>
          <w:tcPr>
            <w:tcW w:w="2410" w:type="dxa"/>
            <w:tcBorders>
              <w:top w:val="nil"/>
              <w:left w:val="nil"/>
              <w:bottom w:val="single" w:sz="4" w:space="0" w:color="auto"/>
              <w:right w:val="single" w:sz="8" w:space="0" w:color="auto"/>
            </w:tcBorders>
          </w:tcPr>
          <w:p w14:paraId="0801C994"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54.52%</w:t>
            </w:r>
          </w:p>
        </w:tc>
      </w:tr>
      <w:tr w:rsidR="00FF699E" w:rsidRPr="00365377" w14:paraId="774B25DC" w14:textId="77777777" w:rsidTr="00250B77">
        <w:trPr>
          <w:trHeight w:val="320"/>
        </w:trPr>
        <w:tc>
          <w:tcPr>
            <w:tcW w:w="1460" w:type="dxa"/>
            <w:tcBorders>
              <w:top w:val="nil"/>
              <w:left w:val="single" w:sz="8" w:space="0" w:color="auto"/>
              <w:bottom w:val="single" w:sz="8" w:space="0" w:color="auto"/>
              <w:right w:val="single" w:sz="4" w:space="0" w:color="auto"/>
            </w:tcBorders>
            <w:shd w:val="clear" w:color="auto" w:fill="auto"/>
            <w:noWrap/>
            <w:vAlign w:val="bottom"/>
            <w:hideMark/>
          </w:tcPr>
          <w:p w14:paraId="386EED9D"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24-59</w:t>
            </w:r>
          </w:p>
        </w:tc>
        <w:tc>
          <w:tcPr>
            <w:tcW w:w="1649" w:type="dxa"/>
            <w:tcBorders>
              <w:top w:val="nil"/>
              <w:left w:val="nil"/>
              <w:bottom w:val="single" w:sz="8" w:space="0" w:color="auto"/>
              <w:right w:val="single" w:sz="8" w:space="0" w:color="auto"/>
            </w:tcBorders>
            <w:shd w:val="clear" w:color="auto" w:fill="auto"/>
            <w:noWrap/>
            <w:vAlign w:val="bottom"/>
            <w:hideMark/>
          </w:tcPr>
          <w:p w14:paraId="129E8365" w14:textId="77777777" w:rsidR="00FF699E" w:rsidRPr="00365377" w:rsidRDefault="00FF699E" w:rsidP="00250B77">
            <w:pPr>
              <w:ind w:firstLine="0"/>
              <w:jc w:val="center"/>
              <w:rPr>
                <w:rFonts w:ascii="Calibri" w:hAnsi="Calibri" w:cs="Calibri"/>
                <w:color w:val="000000"/>
                <w:szCs w:val="21"/>
              </w:rPr>
            </w:pPr>
            <w:r w:rsidRPr="00365377">
              <w:rPr>
                <w:rFonts w:ascii="Calibri" w:hAnsi="Calibri" w:cs="Calibri"/>
                <w:color w:val="000000"/>
                <w:szCs w:val="21"/>
              </w:rPr>
              <w:t>39.38%</w:t>
            </w:r>
          </w:p>
        </w:tc>
        <w:tc>
          <w:tcPr>
            <w:tcW w:w="2410" w:type="dxa"/>
            <w:tcBorders>
              <w:top w:val="nil"/>
              <w:left w:val="nil"/>
              <w:bottom w:val="single" w:sz="8" w:space="0" w:color="auto"/>
              <w:right w:val="single" w:sz="8" w:space="0" w:color="auto"/>
            </w:tcBorders>
          </w:tcPr>
          <w:p w14:paraId="6623679F" w14:textId="77777777" w:rsidR="00FF699E" w:rsidRPr="00365377" w:rsidRDefault="00FF699E" w:rsidP="00250B77">
            <w:pPr>
              <w:ind w:firstLine="0"/>
              <w:jc w:val="center"/>
              <w:rPr>
                <w:rFonts w:ascii="Calibri" w:hAnsi="Calibri" w:cs="Calibri"/>
                <w:color w:val="000000"/>
                <w:szCs w:val="21"/>
              </w:rPr>
            </w:pPr>
            <w:r>
              <w:rPr>
                <w:rFonts w:ascii="Calibri" w:hAnsi="Calibri" w:cs="Calibri"/>
                <w:color w:val="000000"/>
                <w:szCs w:val="21"/>
              </w:rPr>
              <w:t>44.21%</w:t>
            </w:r>
          </w:p>
        </w:tc>
      </w:tr>
    </w:tbl>
    <w:p w14:paraId="2ECEE65F" w14:textId="77777777" w:rsidR="00FF699E" w:rsidRDefault="00FF699E" w:rsidP="009A51D2">
      <w:pPr>
        <w:spacing w:before="240"/>
      </w:pPr>
    </w:p>
    <w:p w14:paraId="49022B71" w14:textId="0C1AF3A4" w:rsidR="000C3F21" w:rsidRDefault="00FF699E" w:rsidP="00E01721">
      <w:r>
        <w:t>In the calculatio</w:t>
      </w:r>
      <w:r w:rsidR="00A32F28">
        <w:t>n of the overall incidence of pneumonia (CXR-confirmed)</w:t>
      </w:r>
      <w:r w:rsidR="00753834">
        <w:t>:</w:t>
      </w:r>
    </w:p>
    <w:p w14:paraId="73980757" w14:textId="354A9A07" w:rsidR="00753834" w:rsidRDefault="00753834" w:rsidP="00753834">
      <w:pPr>
        <w:pStyle w:val="ListParagraph"/>
        <w:numPr>
          <w:ilvl w:val="0"/>
          <w:numId w:val="23"/>
        </w:numPr>
      </w:pPr>
      <w:r>
        <w:t>Among</w:t>
      </w:r>
      <w:r w:rsidR="00A32F28">
        <w:t xml:space="preserve"> 1-11 months old</w:t>
      </w:r>
      <w:r>
        <w:t>:</w:t>
      </w:r>
      <w:r w:rsidR="000C3F21">
        <w:t xml:space="preserve"> </w:t>
      </w:r>
      <w:r w:rsidR="00A32F28">
        <w:t xml:space="preserve">62.49 episodes/100 child-years (Table </w:t>
      </w:r>
      <w:r w:rsidR="003B28C7">
        <w:t>2</w:t>
      </w:r>
      <w:r w:rsidR="00A32F28">
        <w:t xml:space="preserve">) </w:t>
      </w:r>
      <w:r>
        <w:t>subtracted by the</w:t>
      </w:r>
      <w:r w:rsidR="00A32F28">
        <w:t xml:space="preserve"> proportion </w:t>
      </w:r>
      <w:r>
        <w:t xml:space="preserve">of </w:t>
      </w:r>
      <w:r w:rsidR="00A32F28">
        <w:t>other underlying conditions</w:t>
      </w:r>
      <w:r>
        <w:t xml:space="preserve"> matching clinical IMCI-pneumonia </w:t>
      </w:r>
      <w:r w:rsidR="00A32F28">
        <w:t>(malaria – 5%, diarrhoea – 5% sepsis – 2%</w:t>
      </w:r>
      <w:r w:rsidR="000C3F21">
        <w:t xml:space="preserve">) = </w:t>
      </w:r>
      <w:r>
        <w:t xml:space="preserve">54.99 episodes/100 child-years multiplied by 0.50475 (mean value of the proportion of CXR+ if 100% sensitivity and specificity for ages 1-5 and 6-11 months, Table </w:t>
      </w:r>
      <w:r w:rsidR="003B28C7">
        <w:t>3</w:t>
      </w:r>
      <w:r>
        <w:t xml:space="preserve">) = </w:t>
      </w:r>
      <w:r w:rsidRPr="00753834">
        <w:rPr>
          <w:color w:val="0070C0"/>
        </w:rPr>
        <w:t>27.756 episodes/100 child-years</w:t>
      </w:r>
    </w:p>
    <w:p w14:paraId="3A2566AF" w14:textId="13C8DAA6" w:rsidR="00753834" w:rsidRDefault="00753834" w:rsidP="00753834">
      <w:pPr>
        <w:pStyle w:val="ListParagraph"/>
        <w:numPr>
          <w:ilvl w:val="0"/>
          <w:numId w:val="23"/>
        </w:numPr>
      </w:pPr>
      <w:r>
        <w:t>Among 12-23 months old</w:t>
      </w:r>
      <w:r w:rsidR="00AB4497">
        <w:t xml:space="preserve">: </w:t>
      </w:r>
      <w:r>
        <w:t xml:space="preserve">35.02 episodes/100 child-years (Table </w:t>
      </w:r>
      <w:r w:rsidR="003B28C7">
        <w:t>2</w:t>
      </w:r>
      <w:r>
        <w:t xml:space="preserve">) subtracted by the proportion of other underlying conditions matching clinical IMCI-pneumonia (malaria – 5%, diarrhoea – 5% sepsis – 2%) = </w:t>
      </w:r>
      <w:r w:rsidR="00AB4497">
        <w:t xml:space="preserve">30.82 </w:t>
      </w:r>
      <w:r>
        <w:t xml:space="preserve">episodes/100 child-years multiplied by 0.5452 (proportion of CXR+ if 100% sensitivity and specificity, Table </w:t>
      </w:r>
      <w:r w:rsidR="003B28C7">
        <w:t>3</w:t>
      </w:r>
      <w:r>
        <w:t xml:space="preserve">) = </w:t>
      </w:r>
      <w:r w:rsidRPr="005602B9">
        <w:rPr>
          <w:color w:val="0070C0"/>
        </w:rPr>
        <w:t xml:space="preserve">16.80 </w:t>
      </w:r>
      <w:r w:rsidRPr="00753834">
        <w:rPr>
          <w:color w:val="0070C0"/>
        </w:rPr>
        <w:t>episodes/100 child-years</w:t>
      </w:r>
    </w:p>
    <w:p w14:paraId="052C804C" w14:textId="07110FC0" w:rsidR="00753834" w:rsidRDefault="00753834" w:rsidP="00753834">
      <w:pPr>
        <w:pStyle w:val="ListParagraph"/>
        <w:numPr>
          <w:ilvl w:val="0"/>
          <w:numId w:val="23"/>
        </w:numPr>
      </w:pPr>
      <w:r>
        <w:lastRenderedPageBreak/>
        <w:t>Among 24-59 months old</w:t>
      </w:r>
      <w:r w:rsidR="00AB4497">
        <w:t>:</w:t>
      </w:r>
      <w:r>
        <w:t xml:space="preserve"> 12.23 episodes/100 child-years (Table </w:t>
      </w:r>
      <w:r w:rsidR="003B28C7">
        <w:t>2</w:t>
      </w:r>
      <w:r>
        <w:t xml:space="preserve">) subtracted by the proportion of other underlying conditions matching clinical IMCI-pneumonia (malaria – 5%, diarrhoea – 5% sepsis – 2%) = </w:t>
      </w:r>
      <w:r w:rsidR="00AB4497">
        <w:t xml:space="preserve">10.76 </w:t>
      </w:r>
      <w:r>
        <w:t xml:space="preserve">episodes/100 child-years multiplied by 0.5452 (proportion of CXR+ if 100% sensitivity and specificity, Table </w:t>
      </w:r>
      <w:r w:rsidR="003B28C7">
        <w:t>3</w:t>
      </w:r>
      <w:r>
        <w:t xml:space="preserve">) = </w:t>
      </w:r>
      <w:r w:rsidRPr="005602B9">
        <w:rPr>
          <w:color w:val="0070C0"/>
        </w:rPr>
        <w:t xml:space="preserve">4.76 </w:t>
      </w:r>
      <w:r w:rsidRPr="00753834">
        <w:rPr>
          <w:color w:val="0070C0"/>
        </w:rPr>
        <w:t>episodes/100 child-years</w:t>
      </w:r>
    </w:p>
    <w:p w14:paraId="3B15D598" w14:textId="77777777" w:rsidR="006A0229" w:rsidRDefault="006A0229" w:rsidP="006A0229">
      <w:r>
        <w:t xml:space="preserve">Next, the attributable fractions of the 10 pathogens from THE PERCH is applied on these incidences to calculated pathogen-specific incidence of pneumonia by age group. By adjusting the incidence of pneumonia to those who would have a positive x-ray reading, this new incidence calculated above will reflect underlying pneumonia cases. </w:t>
      </w:r>
    </w:p>
    <w:p w14:paraId="4FB00667" w14:textId="77777777" w:rsidR="006A0229" w:rsidRDefault="006A0229" w:rsidP="006A0229">
      <w:r>
        <w:t>For the calculation of incidence of bronchiolitis, I will use the attributable fractions from PERCH for all cases (both CXR positive and negative) in their Supplementary figure 7 – then with the AFs for the 1769 CXR+ and the 3981 all cases, I can calculate the AFs for the 2212 CXR-, which would be considered bronchiolitis for those under 2 years of age, of the associated viral pathogens.</w:t>
      </w:r>
    </w:p>
    <w:p w14:paraId="46F95835" w14:textId="41FC0A78" w:rsidR="006B3B1C" w:rsidRDefault="006B3B1C" w:rsidP="00E01721">
      <w:r>
        <w:t xml:space="preserve">Below (Table </w:t>
      </w:r>
      <w:r w:rsidR="00FA3334">
        <w:t>4</w:t>
      </w:r>
      <w:r>
        <w:t>) is an example for the calculation of RSV ALRI incidence.</w:t>
      </w:r>
      <w:r w:rsidR="003B28C7">
        <w:t xml:space="preserve"> Calculations for all pathogens is displayed in </w:t>
      </w:r>
      <w:commentRangeStart w:id="16"/>
      <w:r w:rsidR="003B28C7">
        <w:t>Table 8</w:t>
      </w:r>
      <w:commentRangeEnd w:id="16"/>
      <w:r w:rsidR="00506B45">
        <w:rPr>
          <w:rStyle w:val="CommentReference"/>
        </w:rPr>
        <w:commentReference w:id="16"/>
      </w:r>
      <w:r w:rsidR="003B28C7">
        <w:t>.</w:t>
      </w:r>
    </w:p>
    <w:p w14:paraId="0C7AAFF6" w14:textId="27DC41FB" w:rsidR="006B3B1C" w:rsidRDefault="006B3B1C" w:rsidP="006B3B1C">
      <w:pPr>
        <w:pStyle w:val="Caption"/>
        <w:keepNext/>
      </w:pPr>
      <w:r>
        <w:t xml:space="preserve">Table </w:t>
      </w:r>
      <w:fldSimple w:instr=" SEQ Table \* ARABIC ">
        <w:r w:rsidR="000979B2">
          <w:rPr>
            <w:noProof/>
          </w:rPr>
          <w:t>4</w:t>
        </w:r>
      </w:fldSimple>
      <w:r>
        <w:t xml:space="preserve"> - Calculation of the incidence of ALRI by RSV</w:t>
      </w:r>
      <w:r w:rsidR="003B37CD">
        <w:t xml:space="preserve"> per 100 child-years</w:t>
      </w:r>
    </w:p>
    <w:tbl>
      <w:tblPr>
        <w:tblW w:w="9552" w:type="dxa"/>
        <w:tblLook w:val="04A0" w:firstRow="1" w:lastRow="0" w:firstColumn="1" w:lastColumn="0" w:noHBand="0" w:noVBand="1"/>
      </w:tblPr>
      <w:tblGrid>
        <w:gridCol w:w="702"/>
        <w:gridCol w:w="1157"/>
        <w:gridCol w:w="1157"/>
        <w:gridCol w:w="1178"/>
        <w:gridCol w:w="1220"/>
        <w:gridCol w:w="1157"/>
        <w:gridCol w:w="1241"/>
        <w:gridCol w:w="1740"/>
      </w:tblGrid>
      <w:tr w:rsidR="006B3B1C" w:rsidRPr="00747D94" w14:paraId="3C80917A" w14:textId="77777777" w:rsidTr="00250B77">
        <w:trPr>
          <w:trHeight w:val="720"/>
        </w:trPr>
        <w:tc>
          <w:tcPr>
            <w:tcW w:w="702"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59BD25F1"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Age group</w:t>
            </w:r>
          </w:p>
        </w:tc>
        <w:tc>
          <w:tcPr>
            <w:tcW w:w="1157" w:type="dxa"/>
            <w:tcBorders>
              <w:top w:val="single" w:sz="4" w:space="0" w:color="auto"/>
              <w:left w:val="nil"/>
              <w:bottom w:val="single" w:sz="4" w:space="0" w:color="auto"/>
              <w:right w:val="nil"/>
            </w:tcBorders>
            <w:shd w:val="clear" w:color="auto" w:fill="auto"/>
            <w:vAlign w:val="center"/>
            <w:hideMark/>
          </w:tcPr>
          <w:p w14:paraId="48656385"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 xml:space="preserve">Total pneumonia incidence </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A7BE67"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RSV attributable fraction</w:t>
            </w:r>
          </w:p>
        </w:tc>
        <w:tc>
          <w:tcPr>
            <w:tcW w:w="1178" w:type="dxa"/>
            <w:tcBorders>
              <w:top w:val="single" w:sz="4" w:space="0" w:color="auto"/>
              <w:left w:val="nil"/>
              <w:bottom w:val="single" w:sz="4" w:space="0" w:color="auto"/>
              <w:right w:val="single" w:sz="4" w:space="0" w:color="auto"/>
            </w:tcBorders>
            <w:shd w:val="clear" w:color="auto" w:fill="auto"/>
            <w:vAlign w:val="center"/>
            <w:hideMark/>
          </w:tcPr>
          <w:p w14:paraId="6240747F"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Pneumonia incidence by RSV</w:t>
            </w:r>
          </w:p>
        </w:tc>
        <w:tc>
          <w:tcPr>
            <w:tcW w:w="1220" w:type="dxa"/>
            <w:tcBorders>
              <w:top w:val="single" w:sz="4" w:space="0" w:color="auto"/>
              <w:left w:val="nil"/>
              <w:bottom w:val="nil"/>
              <w:right w:val="nil"/>
            </w:tcBorders>
            <w:shd w:val="clear" w:color="auto" w:fill="auto"/>
            <w:vAlign w:val="center"/>
            <w:hideMark/>
          </w:tcPr>
          <w:p w14:paraId="5DC2085F"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 xml:space="preserve">Total bronchiolitis incidence </w:t>
            </w:r>
          </w:p>
        </w:tc>
        <w:tc>
          <w:tcPr>
            <w:tcW w:w="11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8155A"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RSV attributable fraction</w:t>
            </w:r>
          </w:p>
        </w:tc>
        <w:tc>
          <w:tcPr>
            <w:tcW w:w="1241" w:type="dxa"/>
            <w:tcBorders>
              <w:top w:val="single" w:sz="4" w:space="0" w:color="auto"/>
              <w:left w:val="nil"/>
              <w:bottom w:val="nil"/>
              <w:right w:val="single" w:sz="4" w:space="0" w:color="auto"/>
            </w:tcBorders>
            <w:shd w:val="clear" w:color="auto" w:fill="auto"/>
            <w:vAlign w:val="center"/>
            <w:hideMark/>
          </w:tcPr>
          <w:p w14:paraId="51E80CAA"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Bronchiolitis incidence by RSV</w:t>
            </w:r>
          </w:p>
        </w:tc>
        <w:tc>
          <w:tcPr>
            <w:tcW w:w="1740" w:type="dxa"/>
            <w:tcBorders>
              <w:top w:val="single" w:sz="4" w:space="0" w:color="auto"/>
              <w:left w:val="nil"/>
              <w:bottom w:val="nil"/>
              <w:right w:val="single" w:sz="4" w:space="0" w:color="auto"/>
            </w:tcBorders>
            <w:shd w:val="clear" w:color="000000" w:fill="BDD7EE"/>
            <w:vAlign w:val="center"/>
            <w:hideMark/>
          </w:tcPr>
          <w:p w14:paraId="4E3AB00C"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ALRI (pneumonia + bronchiolitis) incidence by RSV</w:t>
            </w:r>
          </w:p>
        </w:tc>
      </w:tr>
      <w:tr w:rsidR="006B3B1C" w:rsidRPr="00747D94" w14:paraId="34728180" w14:textId="77777777" w:rsidTr="00250B77">
        <w:trPr>
          <w:trHeight w:val="290"/>
        </w:trPr>
        <w:tc>
          <w:tcPr>
            <w:tcW w:w="702" w:type="dxa"/>
            <w:tcBorders>
              <w:top w:val="nil"/>
              <w:left w:val="single" w:sz="4" w:space="0" w:color="auto"/>
              <w:bottom w:val="nil"/>
              <w:right w:val="single" w:sz="4" w:space="0" w:color="auto"/>
            </w:tcBorders>
            <w:shd w:val="clear" w:color="auto" w:fill="auto"/>
            <w:vAlign w:val="center"/>
            <w:hideMark/>
          </w:tcPr>
          <w:p w14:paraId="2B59DC59"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1-11</w:t>
            </w:r>
          </w:p>
        </w:tc>
        <w:tc>
          <w:tcPr>
            <w:tcW w:w="1157" w:type="dxa"/>
            <w:tcBorders>
              <w:top w:val="nil"/>
              <w:left w:val="nil"/>
              <w:bottom w:val="nil"/>
              <w:right w:val="nil"/>
            </w:tcBorders>
            <w:shd w:val="clear" w:color="auto" w:fill="auto"/>
            <w:vAlign w:val="center"/>
            <w:hideMark/>
          </w:tcPr>
          <w:p w14:paraId="316712CE" w14:textId="3637B637" w:rsidR="006B3B1C" w:rsidRPr="00747D94" w:rsidRDefault="006B3B1C" w:rsidP="00753834">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27</w:t>
            </w:r>
            <w:r w:rsidR="00753834">
              <w:rPr>
                <w:rFonts w:eastAsia="Times New Roman" w:cs="Arial"/>
                <w:sz w:val="19"/>
                <w:szCs w:val="19"/>
                <w:lang w:eastAsia="en-GB"/>
              </w:rPr>
              <w:t>.76</w:t>
            </w:r>
          </w:p>
        </w:tc>
        <w:tc>
          <w:tcPr>
            <w:tcW w:w="1157" w:type="dxa"/>
            <w:tcBorders>
              <w:top w:val="nil"/>
              <w:left w:val="nil"/>
              <w:bottom w:val="nil"/>
              <w:right w:val="nil"/>
            </w:tcBorders>
            <w:shd w:val="clear" w:color="auto" w:fill="auto"/>
            <w:vAlign w:val="center"/>
            <w:hideMark/>
          </w:tcPr>
          <w:p w14:paraId="5A4945D2"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0.397</w:t>
            </w:r>
          </w:p>
        </w:tc>
        <w:tc>
          <w:tcPr>
            <w:tcW w:w="1178" w:type="dxa"/>
            <w:tcBorders>
              <w:top w:val="nil"/>
              <w:left w:val="nil"/>
              <w:bottom w:val="nil"/>
              <w:right w:val="nil"/>
            </w:tcBorders>
            <w:shd w:val="clear" w:color="000000" w:fill="F8CBAD"/>
            <w:noWrap/>
            <w:vAlign w:val="center"/>
            <w:hideMark/>
          </w:tcPr>
          <w:p w14:paraId="48087316" w14:textId="63865F59" w:rsidR="006B3B1C" w:rsidRPr="00747D94" w:rsidRDefault="00AB4497" w:rsidP="00AB449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11.02</w:t>
            </w:r>
          </w:p>
        </w:tc>
        <w:tc>
          <w:tcPr>
            <w:tcW w:w="1220" w:type="dxa"/>
            <w:tcBorders>
              <w:top w:val="single" w:sz="4" w:space="0" w:color="auto"/>
              <w:left w:val="single" w:sz="4" w:space="0" w:color="auto"/>
              <w:bottom w:val="nil"/>
              <w:right w:val="nil"/>
            </w:tcBorders>
            <w:shd w:val="clear" w:color="auto" w:fill="auto"/>
            <w:vAlign w:val="center"/>
            <w:hideMark/>
          </w:tcPr>
          <w:p w14:paraId="0733FF1E" w14:textId="3DD42253" w:rsidR="006B3B1C" w:rsidRPr="00747D94" w:rsidRDefault="00AB4497" w:rsidP="00250B77">
            <w:pPr>
              <w:spacing w:line="240" w:lineRule="auto"/>
              <w:ind w:firstLine="0"/>
              <w:contextualSpacing w:val="0"/>
              <w:jc w:val="center"/>
              <w:rPr>
                <w:rFonts w:eastAsia="Times New Roman" w:cs="Arial"/>
                <w:sz w:val="20"/>
                <w:szCs w:val="20"/>
                <w:lang w:eastAsia="en-GB"/>
              </w:rPr>
            </w:pPr>
            <w:r>
              <w:rPr>
                <w:rFonts w:eastAsia="Times New Roman" w:cs="Arial"/>
                <w:sz w:val="20"/>
                <w:szCs w:val="20"/>
                <w:lang w:eastAsia="en-GB"/>
              </w:rPr>
              <w:t>27.23</w:t>
            </w:r>
          </w:p>
        </w:tc>
        <w:tc>
          <w:tcPr>
            <w:tcW w:w="1157" w:type="dxa"/>
            <w:tcBorders>
              <w:top w:val="nil"/>
              <w:left w:val="nil"/>
              <w:bottom w:val="nil"/>
              <w:right w:val="nil"/>
            </w:tcBorders>
            <w:shd w:val="clear" w:color="auto" w:fill="auto"/>
            <w:vAlign w:val="center"/>
            <w:hideMark/>
          </w:tcPr>
          <w:p w14:paraId="70CED97E"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0.60</w:t>
            </w:r>
          </w:p>
        </w:tc>
        <w:tc>
          <w:tcPr>
            <w:tcW w:w="1241" w:type="dxa"/>
            <w:tcBorders>
              <w:top w:val="single" w:sz="4" w:space="0" w:color="auto"/>
              <w:left w:val="nil"/>
              <w:bottom w:val="nil"/>
              <w:right w:val="single" w:sz="4" w:space="0" w:color="auto"/>
            </w:tcBorders>
            <w:shd w:val="clear" w:color="000000" w:fill="F8CBAD"/>
            <w:noWrap/>
            <w:vAlign w:val="center"/>
            <w:hideMark/>
          </w:tcPr>
          <w:p w14:paraId="4A7AAE6F" w14:textId="56BD6376"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16.33</w:t>
            </w:r>
          </w:p>
        </w:tc>
        <w:tc>
          <w:tcPr>
            <w:tcW w:w="1740" w:type="dxa"/>
            <w:tcBorders>
              <w:top w:val="single" w:sz="4" w:space="0" w:color="auto"/>
              <w:left w:val="nil"/>
              <w:bottom w:val="nil"/>
              <w:right w:val="single" w:sz="4" w:space="0" w:color="auto"/>
            </w:tcBorders>
            <w:shd w:val="clear" w:color="000000" w:fill="F8CBAD"/>
            <w:noWrap/>
            <w:vAlign w:val="center"/>
            <w:hideMark/>
          </w:tcPr>
          <w:p w14:paraId="5F82B54F" w14:textId="675CE723"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27.35</w:t>
            </w:r>
          </w:p>
        </w:tc>
      </w:tr>
      <w:tr w:rsidR="006B3B1C" w:rsidRPr="00747D94" w14:paraId="55B8D652" w14:textId="77777777" w:rsidTr="00250B77">
        <w:trPr>
          <w:trHeight w:val="290"/>
        </w:trPr>
        <w:tc>
          <w:tcPr>
            <w:tcW w:w="702" w:type="dxa"/>
            <w:tcBorders>
              <w:top w:val="nil"/>
              <w:left w:val="single" w:sz="4" w:space="0" w:color="auto"/>
              <w:bottom w:val="nil"/>
              <w:right w:val="single" w:sz="4" w:space="0" w:color="auto"/>
            </w:tcBorders>
            <w:shd w:val="clear" w:color="auto" w:fill="auto"/>
            <w:vAlign w:val="center"/>
            <w:hideMark/>
          </w:tcPr>
          <w:p w14:paraId="27DED143"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12-23</w:t>
            </w:r>
          </w:p>
        </w:tc>
        <w:tc>
          <w:tcPr>
            <w:tcW w:w="1157" w:type="dxa"/>
            <w:tcBorders>
              <w:top w:val="nil"/>
              <w:left w:val="nil"/>
              <w:bottom w:val="nil"/>
              <w:right w:val="nil"/>
            </w:tcBorders>
            <w:shd w:val="clear" w:color="auto" w:fill="auto"/>
            <w:vAlign w:val="center"/>
            <w:hideMark/>
          </w:tcPr>
          <w:p w14:paraId="2A0EAEF0" w14:textId="700651D0" w:rsidR="006B3B1C" w:rsidRPr="00747D94" w:rsidRDefault="006B3B1C" w:rsidP="00753834">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16.</w:t>
            </w:r>
            <w:r w:rsidR="00753834">
              <w:rPr>
                <w:rFonts w:eastAsia="Times New Roman" w:cs="Arial"/>
                <w:sz w:val="19"/>
                <w:szCs w:val="19"/>
                <w:lang w:eastAsia="en-GB"/>
              </w:rPr>
              <w:t>80</w:t>
            </w:r>
          </w:p>
        </w:tc>
        <w:tc>
          <w:tcPr>
            <w:tcW w:w="1157" w:type="dxa"/>
            <w:tcBorders>
              <w:top w:val="nil"/>
              <w:left w:val="nil"/>
              <w:bottom w:val="nil"/>
              <w:right w:val="nil"/>
            </w:tcBorders>
            <w:shd w:val="clear" w:color="auto" w:fill="auto"/>
            <w:vAlign w:val="center"/>
            <w:hideMark/>
          </w:tcPr>
          <w:p w14:paraId="1059FE7D"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0.164</w:t>
            </w:r>
          </w:p>
        </w:tc>
        <w:tc>
          <w:tcPr>
            <w:tcW w:w="1178" w:type="dxa"/>
            <w:tcBorders>
              <w:top w:val="nil"/>
              <w:left w:val="nil"/>
              <w:bottom w:val="nil"/>
              <w:right w:val="nil"/>
            </w:tcBorders>
            <w:shd w:val="clear" w:color="000000" w:fill="FFF2CC"/>
            <w:noWrap/>
            <w:vAlign w:val="center"/>
            <w:hideMark/>
          </w:tcPr>
          <w:p w14:paraId="6784B7F5" w14:textId="625EA98A"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2.75</w:t>
            </w:r>
          </w:p>
        </w:tc>
        <w:tc>
          <w:tcPr>
            <w:tcW w:w="1220" w:type="dxa"/>
            <w:tcBorders>
              <w:top w:val="nil"/>
              <w:left w:val="single" w:sz="4" w:space="0" w:color="auto"/>
              <w:bottom w:val="nil"/>
              <w:right w:val="nil"/>
            </w:tcBorders>
            <w:shd w:val="clear" w:color="auto" w:fill="auto"/>
            <w:vAlign w:val="center"/>
            <w:hideMark/>
          </w:tcPr>
          <w:p w14:paraId="699214D5" w14:textId="3884EA07" w:rsidR="006B3B1C" w:rsidRPr="00747D94" w:rsidRDefault="00AB4497" w:rsidP="00250B77">
            <w:pPr>
              <w:spacing w:line="240" w:lineRule="auto"/>
              <w:ind w:firstLine="0"/>
              <w:contextualSpacing w:val="0"/>
              <w:jc w:val="center"/>
              <w:rPr>
                <w:rFonts w:eastAsia="Times New Roman" w:cs="Arial"/>
                <w:sz w:val="20"/>
                <w:szCs w:val="20"/>
                <w:lang w:eastAsia="en-GB"/>
              </w:rPr>
            </w:pPr>
            <w:r>
              <w:rPr>
                <w:rFonts w:eastAsia="Times New Roman" w:cs="Arial"/>
                <w:sz w:val="20"/>
                <w:szCs w:val="20"/>
                <w:lang w:eastAsia="en-GB"/>
              </w:rPr>
              <w:t>14.02</w:t>
            </w:r>
          </w:p>
        </w:tc>
        <w:tc>
          <w:tcPr>
            <w:tcW w:w="1157" w:type="dxa"/>
            <w:tcBorders>
              <w:top w:val="nil"/>
              <w:left w:val="nil"/>
              <w:bottom w:val="nil"/>
              <w:right w:val="nil"/>
            </w:tcBorders>
            <w:shd w:val="clear" w:color="auto" w:fill="auto"/>
            <w:vAlign w:val="center"/>
            <w:hideMark/>
          </w:tcPr>
          <w:p w14:paraId="24361FA0"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0.60</w:t>
            </w:r>
          </w:p>
        </w:tc>
        <w:tc>
          <w:tcPr>
            <w:tcW w:w="1241" w:type="dxa"/>
            <w:tcBorders>
              <w:top w:val="nil"/>
              <w:left w:val="nil"/>
              <w:bottom w:val="nil"/>
              <w:right w:val="single" w:sz="4" w:space="0" w:color="auto"/>
            </w:tcBorders>
            <w:shd w:val="clear" w:color="000000" w:fill="FFF2CC"/>
            <w:noWrap/>
            <w:vAlign w:val="center"/>
            <w:hideMark/>
          </w:tcPr>
          <w:p w14:paraId="4B67F459" w14:textId="38EC823F"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8.41</w:t>
            </w:r>
          </w:p>
        </w:tc>
        <w:tc>
          <w:tcPr>
            <w:tcW w:w="1740" w:type="dxa"/>
            <w:tcBorders>
              <w:top w:val="nil"/>
              <w:left w:val="nil"/>
              <w:bottom w:val="nil"/>
              <w:right w:val="single" w:sz="4" w:space="0" w:color="auto"/>
            </w:tcBorders>
            <w:shd w:val="clear" w:color="000000" w:fill="FFF2CC"/>
            <w:noWrap/>
            <w:vAlign w:val="center"/>
            <w:hideMark/>
          </w:tcPr>
          <w:p w14:paraId="6E15CF26" w14:textId="2FB689E8" w:rsidR="006B3B1C" w:rsidRPr="00747D94" w:rsidRDefault="00AB4497" w:rsidP="00250B77">
            <w:pPr>
              <w:spacing w:line="240" w:lineRule="auto"/>
              <w:ind w:firstLine="0"/>
              <w:contextualSpacing w:val="0"/>
              <w:jc w:val="center"/>
              <w:rPr>
                <w:rFonts w:eastAsia="Times New Roman" w:cs="Arial"/>
                <w:color w:val="000000"/>
                <w:sz w:val="19"/>
                <w:szCs w:val="19"/>
                <w:lang w:eastAsia="en-GB"/>
              </w:rPr>
            </w:pPr>
            <w:r>
              <w:rPr>
                <w:rFonts w:eastAsia="Times New Roman" w:cs="Arial"/>
                <w:color w:val="000000"/>
                <w:sz w:val="19"/>
                <w:szCs w:val="19"/>
                <w:lang w:eastAsia="en-GB"/>
              </w:rPr>
              <w:t>11.16</w:t>
            </w:r>
          </w:p>
        </w:tc>
      </w:tr>
      <w:tr w:rsidR="006B3B1C" w:rsidRPr="00747D94" w14:paraId="0009AF46" w14:textId="77777777" w:rsidTr="00250B77">
        <w:trPr>
          <w:trHeight w:val="29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F02E8D3"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24-59</w:t>
            </w:r>
          </w:p>
        </w:tc>
        <w:tc>
          <w:tcPr>
            <w:tcW w:w="1157" w:type="dxa"/>
            <w:tcBorders>
              <w:top w:val="nil"/>
              <w:left w:val="nil"/>
              <w:bottom w:val="single" w:sz="4" w:space="0" w:color="auto"/>
              <w:right w:val="nil"/>
            </w:tcBorders>
            <w:shd w:val="clear" w:color="auto" w:fill="auto"/>
            <w:vAlign w:val="center"/>
            <w:hideMark/>
          </w:tcPr>
          <w:p w14:paraId="1DAAA2BF" w14:textId="6F1D3B03" w:rsidR="006B3B1C" w:rsidRPr="00747D94" w:rsidRDefault="006B3B1C" w:rsidP="00753834">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4.</w:t>
            </w:r>
            <w:r w:rsidR="00753834">
              <w:rPr>
                <w:rFonts w:eastAsia="Times New Roman" w:cs="Arial"/>
                <w:sz w:val="19"/>
                <w:szCs w:val="19"/>
                <w:lang w:eastAsia="en-GB"/>
              </w:rPr>
              <w:t>76</w:t>
            </w:r>
          </w:p>
        </w:tc>
        <w:tc>
          <w:tcPr>
            <w:tcW w:w="1157" w:type="dxa"/>
            <w:tcBorders>
              <w:top w:val="nil"/>
              <w:left w:val="nil"/>
              <w:bottom w:val="single" w:sz="4" w:space="0" w:color="auto"/>
              <w:right w:val="nil"/>
            </w:tcBorders>
            <w:shd w:val="clear" w:color="auto" w:fill="auto"/>
            <w:vAlign w:val="center"/>
            <w:hideMark/>
          </w:tcPr>
          <w:p w14:paraId="363246CA"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0.165</w:t>
            </w:r>
          </w:p>
        </w:tc>
        <w:tc>
          <w:tcPr>
            <w:tcW w:w="1178" w:type="dxa"/>
            <w:tcBorders>
              <w:top w:val="nil"/>
              <w:left w:val="nil"/>
              <w:bottom w:val="single" w:sz="4" w:space="0" w:color="auto"/>
              <w:right w:val="nil"/>
            </w:tcBorders>
            <w:shd w:val="clear" w:color="000000" w:fill="E2EFDA"/>
            <w:noWrap/>
            <w:vAlign w:val="center"/>
            <w:hideMark/>
          </w:tcPr>
          <w:p w14:paraId="41D27F36" w14:textId="119F83E6" w:rsidR="006B3B1C" w:rsidRPr="00747D94" w:rsidRDefault="006B3B1C" w:rsidP="00AB449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0.</w:t>
            </w:r>
            <w:r w:rsidR="00AB4497">
              <w:rPr>
                <w:rFonts w:eastAsia="Times New Roman" w:cs="Arial"/>
                <w:color w:val="000000"/>
                <w:sz w:val="19"/>
                <w:szCs w:val="19"/>
                <w:lang w:eastAsia="en-GB"/>
              </w:rPr>
              <w:t>78</w:t>
            </w:r>
          </w:p>
        </w:tc>
        <w:tc>
          <w:tcPr>
            <w:tcW w:w="1220" w:type="dxa"/>
            <w:tcBorders>
              <w:top w:val="nil"/>
              <w:left w:val="single" w:sz="4" w:space="0" w:color="auto"/>
              <w:bottom w:val="single" w:sz="4" w:space="0" w:color="auto"/>
              <w:right w:val="nil"/>
            </w:tcBorders>
            <w:shd w:val="clear" w:color="auto" w:fill="auto"/>
            <w:vAlign w:val="center"/>
            <w:hideMark/>
          </w:tcPr>
          <w:p w14:paraId="43670D90"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w:t>
            </w:r>
          </w:p>
        </w:tc>
        <w:tc>
          <w:tcPr>
            <w:tcW w:w="1157" w:type="dxa"/>
            <w:tcBorders>
              <w:top w:val="nil"/>
              <w:left w:val="nil"/>
              <w:bottom w:val="single" w:sz="4" w:space="0" w:color="auto"/>
              <w:right w:val="nil"/>
            </w:tcBorders>
            <w:shd w:val="clear" w:color="auto" w:fill="auto"/>
            <w:vAlign w:val="center"/>
            <w:hideMark/>
          </w:tcPr>
          <w:p w14:paraId="63802A12" w14:textId="77777777" w:rsidR="006B3B1C" w:rsidRPr="00747D94" w:rsidRDefault="006B3B1C" w:rsidP="00250B77">
            <w:pPr>
              <w:spacing w:line="240" w:lineRule="auto"/>
              <w:ind w:firstLine="0"/>
              <w:contextualSpacing w:val="0"/>
              <w:jc w:val="center"/>
              <w:rPr>
                <w:rFonts w:eastAsia="Times New Roman" w:cs="Arial"/>
                <w:sz w:val="19"/>
                <w:szCs w:val="19"/>
                <w:lang w:eastAsia="en-GB"/>
              </w:rPr>
            </w:pPr>
            <w:r w:rsidRPr="00747D94">
              <w:rPr>
                <w:rFonts w:eastAsia="Times New Roman" w:cs="Arial"/>
                <w:sz w:val="19"/>
                <w:szCs w:val="19"/>
                <w:lang w:eastAsia="en-GB"/>
              </w:rPr>
              <w:t>-</w:t>
            </w:r>
          </w:p>
        </w:tc>
        <w:tc>
          <w:tcPr>
            <w:tcW w:w="1241" w:type="dxa"/>
            <w:tcBorders>
              <w:top w:val="nil"/>
              <w:left w:val="nil"/>
              <w:bottom w:val="single" w:sz="4" w:space="0" w:color="auto"/>
              <w:right w:val="single" w:sz="4" w:space="0" w:color="auto"/>
            </w:tcBorders>
            <w:shd w:val="clear" w:color="auto" w:fill="auto"/>
            <w:noWrap/>
            <w:vAlign w:val="center"/>
            <w:hideMark/>
          </w:tcPr>
          <w:p w14:paraId="46DAEFCC" w14:textId="77777777" w:rsidR="006B3B1C" w:rsidRPr="00747D94" w:rsidRDefault="006B3B1C" w:rsidP="00250B7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w:t>
            </w:r>
          </w:p>
        </w:tc>
        <w:tc>
          <w:tcPr>
            <w:tcW w:w="1740" w:type="dxa"/>
            <w:tcBorders>
              <w:top w:val="nil"/>
              <w:left w:val="nil"/>
              <w:bottom w:val="single" w:sz="4" w:space="0" w:color="auto"/>
              <w:right w:val="single" w:sz="4" w:space="0" w:color="auto"/>
            </w:tcBorders>
            <w:shd w:val="clear" w:color="000000" w:fill="E2EFDA"/>
            <w:noWrap/>
            <w:vAlign w:val="center"/>
            <w:hideMark/>
          </w:tcPr>
          <w:p w14:paraId="582E373B" w14:textId="373AEC9B" w:rsidR="006B3B1C" w:rsidRPr="00747D94" w:rsidRDefault="006B3B1C" w:rsidP="00AB4497">
            <w:pPr>
              <w:spacing w:line="240" w:lineRule="auto"/>
              <w:ind w:firstLine="0"/>
              <w:contextualSpacing w:val="0"/>
              <w:jc w:val="center"/>
              <w:rPr>
                <w:rFonts w:eastAsia="Times New Roman" w:cs="Arial"/>
                <w:color w:val="000000"/>
                <w:sz w:val="19"/>
                <w:szCs w:val="19"/>
                <w:lang w:eastAsia="en-GB"/>
              </w:rPr>
            </w:pPr>
            <w:r w:rsidRPr="00747D94">
              <w:rPr>
                <w:rFonts w:eastAsia="Times New Roman" w:cs="Arial"/>
                <w:color w:val="000000"/>
                <w:sz w:val="19"/>
                <w:szCs w:val="19"/>
                <w:lang w:eastAsia="en-GB"/>
              </w:rPr>
              <w:t>0.</w:t>
            </w:r>
            <w:r w:rsidR="00AB4497">
              <w:rPr>
                <w:rFonts w:eastAsia="Times New Roman" w:cs="Arial"/>
                <w:color w:val="000000"/>
                <w:sz w:val="19"/>
                <w:szCs w:val="19"/>
                <w:lang w:eastAsia="en-GB"/>
              </w:rPr>
              <w:t>78</w:t>
            </w:r>
          </w:p>
        </w:tc>
      </w:tr>
    </w:tbl>
    <w:p w14:paraId="225EFF0F" w14:textId="68124BD0" w:rsidR="006B3B1C" w:rsidRDefault="006B3B1C" w:rsidP="006B3B1C">
      <w:pPr>
        <w:spacing w:line="240" w:lineRule="auto"/>
        <w:ind w:firstLine="0"/>
        <w:rPr>
          <w:rStyle w:val="SubtleReference"/>
          <w:szCs w:val="19"/>
        </w:rPr>
      </w:pPr>
      <w:r>
        <w:rPr>
          <w:rStyle w:val="SubtleReference"/>
          <w:szCs w:val="19"/>
        </w:rPr>
        <w:t>Total pneumonia incidence and total bronchiolitis incidence is derived from the McCollum E. et al.</w:t>
      </w:r>
      <w:r w:rsidR="00FA3334">
        <w:rPr>
          <w:rStyle w:val="SubtleReference"/>
          <w:szCs w:val="19"/>
        </w:rPr>
        <w:t>,</w:t>
      </w:r>
      <w:r>
        <w:rPr>
          <w:rStyle w:val="SubtleReference"/>
          <w:szCs w:val="19"/>
        </w:rPr>
        <w:t xml:space="preserve"> 2014 study in Malawi.</w:t>
      </w:r>
    </w:p>
    <w:p w14:paraId="2466646C" w14:textId="40B4ED78" w:rsidR="006B3B1C" w:rsidRDefault="006B3B1C" w:rsidP="006B3B1C">
      <w:pPr>
        <w:spacing w:line="240" w:lineRule="auto"/>
        <w:ind w:firstLine="0"/>
        <w:rPr>
          <w:rStyle w:val="SubtleReference"/>
          <w:szCs w:val="19"/>
        </w:rPr>
      </w:pPr>
      <w:r w:rsidRPr="003A09E6">
        <w:rPr>
          <w:rStyle w:val="SubtleReference"/>
          <w:szCs w:val="19"/>
        </w:rPr>
        <w:t>Attributable fraction (AF) of RSV for the incidence of pneumonia is informed by the PERCH study results; the AF of RSV for bronchiolitis incidence is a dummy value, will be updated with suitable data.</w:t>
      </w:r>
    </w:p>
    <w:p w14:paraId="7806DBC6" w14:textId="3A2A2A33" w:rsidR="00FA3334" w:rsidRDefault="00FA3334" w:rsidP="006B3B1C">
      <w:pPr>
        <w:spacing w:line="240" w:lineRule="auto"/>
        <w:ind w:firstLine="0"/>
        <w:rPr>
          <w:rStyle w:val="SubtleReference"/>
          <w:szCs w:val="19"/>
        </w:rPr>
      </w:pPr>
    </w:p>
    <w:p w14:paraId="0A8E9543" w14:textId="4EA4A5B6" w:rsidR="000979B2" w:rsidRDefault="00FA3334" w:rsidP="000979B2">
      <w:r>
        <w:t>A limitation that need to be addressed here is the proportions in table 3 reflect only for ‘severe’’ and ‘very severe’ cases by the W</w:t>
      </w:r>
      <w:bookmarkStart w:id="17" w:name="_GoBack"/>
      <w:bookmarkEnd w:id="17"/>
      <w:r>
        <w:t>HO IMCI definition, ‘non-severe’ would have a lower proportion of underlying pneumonia cases – I will use McCollum E</w:t>
      </w:r>
      <w:r w:rsidRPr="00FA3334">
        <w:t>. et al.</w:t>
      </w:r>
      <w:r>
        <w:t>,</w:t>
      </w:r>
      <w:r w:rsidRPr="00FA3334">
        <w:t xml:space="preserve"> 2014  data</w:t>
      </w:r>
      <w:r>
        <w:t xml:space="preserve"> to extract the number of cases that were ‘non-severe’, ‘severe’ and ‘very severe’, apply the proportions of CXR+ for each severity level (assuming 14% CXR+ among ‘non-severe’ pneumonia) and only then, calculate the incidences of ‘true’ pneumonia.</w:t>
      </w:r>
    </w:p>
    <w:p w14:paraId="06AF97FA" w14:textId="416E4CBF" w:rsidR="000979B2" w:rsidRPr="00FA3334" w:rsidRDefault="000979B2" w:rsidP="000979B2">
      <w:pPr>
        <w:ind w:firstLine="0"/>
      </w:pPr>
    </w:p>
    <w:p w14:paraId="098FF15B" w14:textId="1CF89E6E" w:rsidR="004D0EC8" w:rsidRDefault="004D0EC8" w:rsidP="00F03A1D">
      <w:r>
        <w:br w:type="page"/>
      </w:r>
    </w:p>
    <w:p w14:paraId="13EAC8D5" w14:textId="77777777" w:rsidR="004D0EC8" w:rsidRDefault="004D0EC8" w:rsidP="004D0EC8">
      <w:pPr>
        <w:pStyle w:val="Caption"/>
        <w:keepNext/>
        <w:sectPr w:rsidR="004D0EC8" w:rsidSect="00EA643B">
          <w:pgSz w:w="11906" w:h="16838"/>
          <w:pgMar w:top="720" w:right="720" w:bottom="720" w:left="720" w:header="709" w:footer="709" w:gutter="0"/>
          <w:cols w:space="708"/>
          <w:docGrid w:linePitch="360"/>
        </w:sectPr>
      </w:pPr>
    </w:p>
    <w:p w14:paraId="04D7B891" w14:textId="1F1A2265" w:rsidR="000979B2" w:rsidRDefault="000979B2" w:rsidP="000979B2">
      <w:pPr>
        <w:pStyle w:val="Caption"/>
        <w:keepNext/>
      </w:pPr>
      <w:r>
        <w:lastRenderedPageBreak/>
        <w:t xml:space="preserve">Table </w:t>
      </w:r>
      <w:fldSimple w:instr=" SEQ Table \* ARABIC ">
        <w:r>
          <w:rPr>
            <w:noProof/>
          </w:rPr>
          <w:t>5</w:t>
        </w:r>
      </w:fldSimple>
      <w:r>
        <w:t xml:space="preserve"> - </w:t>
      </w:r>
      <w:r w:rsidRPr="00AE778F">
        <w:t>Calculation of ALRI incidence by pathogen by age group</w:t>
      </w:r>
    </w:p>
    <w:tbl>
      <w:tblPr>
        <w:tblW w:w="13767" w:type="dxa"/>
        <w:tblLook w:val="04A0" w:firstRow="1" w:lastRow="0" w:firstColumn="1" w:lastColumn="0" w:noHBand="0" w:noVBand="1"/>
      </w:tblPr>
      <w:tblGrid>
        <w:gridCol w:w="1617"/>
        <w:gridCol w:w="740"/>
        <w:gridCol w:w="1073"/>
        <w:gridCol w:w="740"/>
        <w:gridCol w:w="1073"/>
        <w:gridCol w:w="740"/>
        <w:gridCol w:w="1073"/>
        <w:gridCol w:w="606"/>
        <w:gridCol w:w="1140"/>
        <w:gridCol w:w="606"/>
        <w:gridCol w:w="1140"/>
        <w:gridCol w:w="1073"/>
        <w:gridCol w:w="1073"/>
        <w:gridCol w:w="1073"/>
      </w:tblGrid>
      <w:tr w:rsidR="00987E86" w:rsidRPr="00987E86" w14:paraId="33C20B36" w14:textId="77777777" w:rsidTr="00987E86">
        <w:trPr>
          <w:trHeight w:val="390"/>
        </w:trPr>
        <w:tc>
          <w:tcPr>
            <w:tcW w:w="1617" w:type="dxa"/>
            <w:tcBorders>
              <w:top w:val="nil"/>
              <w:left w:val="nil"/>
              <w:bottom w:val="nil"/>
              <w:right w:val="nil"/>
            </w:tcBorders>
            <w:shd w:val="clear" w:color="auto" w:fill="auto"/>
            <w:noWrap/>
            <w:vAlign w:val="center"/>
            <w:hideMark/>
          </w:tcPr>
          <w:p w14:paraId="07F2E4AB" w14:textId="77777777" w:rsidR="00987E86" w:rsidRPr="00987E86" w:rsidRDefault="00987E86" w:rsidP="00987E86">
            <w:pPr>
              <w:spacing w:after="0" w:line="240" w:lineRule="auto"/>
              <w:ind w:firstLine="0"/>
              <w:contextualSpacing w:val="0"/>
              <w:jc w:val="left"/>
              <w:rPr>
                <w:rFonts w:ascii="Times New Roman" w:eastAsia="Times New Roman" w:hAnsi="Times New Roman" w:cs="Times New Roman"/>
                <w:sz w:val="24"/>
                <w:szCs w:val="24"/>
                <w:lang w:eastAsia="en-GB"/>
              </w:rPr>
            </w:pPr>
          </w:p>
        </w:tc>
        <w:tc>
          <w:tcPr>
            <w:tcW w:w="5439" w:type="dxa"/>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0C3B2833" w14:textId="77777777" w:rsidR="00987E86" w:rsidRPr="00987E86" w:rsidRDefault="00987E86" w:rsidP="00987E86">
            <w:pPr>
              <w:spacing w:after="0" w:line="240" w:lineRule="auto"/>
              <w:ind w:firstLine="0"/>
              <w:contextualSpacing w:val="0"/>
              <w:jc w:val="center"/>
              <w:rPr>
                <w:rFonts w:eastAsia="Times New Roman" w:cs="Arial"/>
                <w:b/>
                <w:bCs/>
                <w:color w:val="0070C0"/>
                <w:sz w:val="20"/>
                <w:szCs w:val="20"/>
                <w:lang w:eastAsia="en-GB"/>
              </w:rPr>
            </w:pPr>
            <w:r w:rsidRPr="00987E86">
              <w:rPr>
                <w:rFonts w:eastAsia="Times New Roman" w:cs="Arial"/>
                <w:b/>
                <w:bCs/>
                <w:color w:val="0070C0"/>
                <w:sz w:val="20"/>
                <w:szCs w:val="20"/>
                <w:lang w:eastAsia="en-GB"/>
              </w:rPr>
              <w:t>Pneumonia</w:t>
            </w:r>
          </w:p>
        </w:tc>
        <w:tc>
          <w:tcPr>
            <w:tcW w:w="3492" w:type="dxa"/>
            <w:gridSpan w:val="4"/>
            <w:tcBorders>
              <w:top w:val="single" w:sz="4" w:space="0" w:color="auto"/>
              <w:left w:val="nil"/>
              <w:bottom w:val="single" w:sz="4" w:space="0" w:color="auto"/>
              <w:right w:val="single" w:sz="4" w:space="0" w:color="000000"/>
            </w:tcBorders>
            <w:shd w:val="clear" w:color="auto" w:fill="auto"/>
            <w:vAlign w:val="center"/>
            <w:hideMark/>
          </w:tcPr>
          <w:p w14:paraId="5481E938" w14:textId="77777777" w:rsidR="00987E86" w:rsidRPr="00987E86" w:rsidRDefault="00987E86" w:rsidP="00987E86">
            <w:pPr>
              <w:spacing w:after="0" w:line="240" w:lineRule="auto"/>
              <w:ind w:firstLine="0"/>
              <w:contextualSpacing w:val="0"/>
              <w:jc w:val="center"/>
              <w:rPr>
                <w:rFonts w:eastAsia="Times New Roman" w:cs="Arial"/>
                <w:b/>
                <w:bCs/>
                <w:color w:val="00B050"/>
                <w:sz w:val="20"/>
                <w:szCs w:val="20"/>
                <w:lang w:eastAsia="en-GB"/>
              </w:rPr>
            </w:pPr>
            <w:r w:rsidRPr="00987E86">
              <w:rPr>
                <w:rFonts w:eastAsia="Times New Roman" w:cs="Arial"/>
                <w:b/>
                <w:bCs/>
                <w:color w:val="00B050"/>
                <w:sz w:val="20"/>
                <w:szCs w:val="20"/>
                <w:lang w:eastAsia="en-GB"/>
              </w:rPr>
              <w:t>Bronchiolitis</w:t>
            </w:r>
          </w:p>
        </w:tc>
        <w:tc>
          <w:tcPr>
            <w:tcW w:w="3219" w:type="dxa"/>
            <w:gridSpan w:val="3"/>
            <w:tcBorders>
              <w:top w:val="single" w:sz="4" w:space="0" w:color="auto"/>
              <w:left w:val="nil"/>
              <w:bottom w:val="single" w:sz="4" w:space="0" w:color="auto"/>
              <w:right w:val="single" w:sz="4" w:space="0" w:color="000000"/>
            </w:tcBorders>
            <w:shd w:val="clear" w:color="000000" w:fill="D9E1F2"/>
            <w:vAlign w:val="center"/>
            <w:hideMark/>
          </w:tcPr>
          <w:p w14:paraId="16DCE822" w14:textId="77777777" w:rsidR="00987E86" w:rsidRPr="00987E86" w:rsidRDefault="00987E86" w:rsidP="00987E86">
            <w:pPr>
              <w:spacing w:after="0" w:line="240" w:lineRule="auto"/>
              <w:ind w:firstLine="0"/>
              <w:contextualSpacing w:val="0"/>
              <w:jc w:val="center"/>
              <w:rPr>
                <w:rFonts w:eastAsia="Times New Roman" w:cs="Arial"/>
                <w:b/>
                <w:bCs/>
                <w:color w:val="000000"/>
                <w:sz w:val="20"/>
                <w:szCs w:val="20"/>
                <w:lang w:eastAsia="en-GB"/>
              </w:rPr>
            </w:pPr>
            <w:r w:rsidRPr="00987E86">
              <w:rPr>
                <w:rFonts w:eastAsia="Times New Roman" w:cs="Arial"/>
                <w:b/>
                <w:bCs/>
                <w:color w:val="000000"/>
                <w:sz w:val="20"/>
                <w:szCs w:val="20"/>
                <w:lang w:eastAsia="en-GB"/>
              </w:rPr>
              <w:t>Total ALRI</w:t>
            </w:r>
          </w:p>
        </w:tc>
      </w:tr>
      <w:tr w:rsidR="00987E86" w:rsidRPr="00987E86" w14:paraId="05DEAD16" w14:textId="77777777" w:rsidTr="00987E86">
        <w:trPr>
          <w:trHeight w:val="290"/>
        </w:trPr>
        <w:tc>
          <w:tcPr>
            <w:tcW w:w="1617" w:type="dxa"/>
            <w:tcBorders>
              <w:top w:val="single" w:sz="4" w:space="0" w:color="auto"/>
              <w:left w:val="single" w:sz="4" w:space="0" w:color="auto"/>
              <w:bottom w:val="nil"/>
              <w:right w:val="single" w:sz="4" w:space="0" w:color="auto"/>
            </w:tcBorders>
            <w:shd w:val="clear" w:color="000000" w:fill="FFF2CC"/>
            <w:vAlign w:val="center"/>
            <w:hideMark/>
          </w:tcPr>
          <w:p w14:paraId="3634EC90"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Age group</w:t>
            </w:r>
          </w:p>
        </w:tc>
        <w:tc>
          <w:tcPr>
            <w:tcW w:w="1813" w:type="dxa"/>
            <w:gridSpan w:val="2"/>
            <w:tcBorders>
              <w:top w:val="single" w:sz="4" w:space="0" w:color="auto"/>
              <w:left w:val="nil"/>
              <w:bottom w:val="single" w:sz="4" w:space="0" w:color="auto"/>
              <w:right w:val="single" w:sz="4" w:space="0" w:color="000000"/>
            </w:tcBorders>
            <w:shd w:val="clear" w:color="auto" w:fill="auto"/>
            <w:vAlign w:val="center"/>
            <w:hideMark/>
          </w:tcPr>
          <w:p w14:paraId="276410E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w:t>
            </w:r>
          </w:p>
        </w:tc>
        <w:tc>
          <w:tcPr>
            <w:tcW w:w="1813" w:type="dxa"/>
            <w:gridSpan w:val="2"/>
            <w:tcBorders>
              <w:top w:val="single" w:sz="4" w:space="0" w:color="auto"/>
              <w:left w:val="nil"/>
              <w:bottom w:val="single" w:sz="4" w:space="0" w:color="auto"/>
              <w:right w:val="single" w:sz="4" w:space="0" w:color="000000"/>
            </w:tcBorders>
            <w:shd w:val="clear" w:color="auto" w:fill="auto"/>
            <w:vAlign w:val="center"/>
            <w:hideMark/>
          </w:tcPr>
          <w:p w14:paraId="44E9376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12-23</w:t>
            </w:r>
          </w:p>
        </w:tc>
        <w:tc>
          <w:tcPr>
            <w:tcW w:w="1813" w:type="dxa"/>
            <w:gridSpan w:val="2"/>
            <w:tcBorders>
              <w:top w:val="single" w:sz="4" w:space="0" w:color="auto"/>
              <w:left w:val="nil"/>
              <w:bottom w:val="single" w:sz="4" w:space="0" w:color="auto"/>
              <w:right w:val="single" w:sz="4" w:space="0" w:color="000000"/>
            </w:tcBorders>
            <w:shd w:val="clear" w:color="auto" w:fill="auto"/>
            <w:vAlign w:val="center"/>
            <w:hideMark/>
          </w:tcPr>
          <w:p w14:paraId="42000B5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24-59</w:t>
            </w:r>
          </w:p>
        </w:tc>
        <w:tc>
          <w:tcPr>
            <w:tcW w:w="1746" w:type="dxa"/>
            <w:gridSpan w:val="2"/>
            <w:tcBorders>
              <w:top w:val="single" w:sz="4" w:space="0" w:color="auto"/>
              <w:left w:val="nil"/>
              <w:bottom w:val="single" w:sz="4" w:space="0" w:color="auto"/>
              <w:right w:val="single" w:sz="4" w:space="0" w:color="000000"/>
            </w:tcBorders>
            <w:shd w:val="clear" w:color="auto" w:fill="auto"/>
            <w:vAlign w:val="center"/>
            <w:hideMark/>
          </w:tcPr>
          <w:p w14:paraId="16BFF20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w:t>
            </w:r>
          </w:p>
        </w:tc>
        <w:tc>
          <w:tcPr>
            <w:tcW w:w="1746" w:type="dxa"/>
            <w:gridSpan w:val="2"/>
            <w:tcBorders>
              <w:top w:val="single" w:sz="4" w:space="0" w:color="auto"/>
              <w:left w:val="nil"/>
              <w:bottom w:val="single" w:sz="4" w:space="0" w:color="auto"/>
              <w:right w:val="single" w:sz="4" w:space="0" w:color="000000"/>
            </w:tcBorders>
            <w:shd w:val="clear" w:color="auto" w:fill="auto"/>
            <w:vAlign w:val="center"/>
            <w:hideMark/>
          </w:tcPr>
          <w:p w14:paraId="5CB4E62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12-23</w:t>
            </w:r>
          </w:p>
        </w:tc>
        <w:tc>
          <w:tcPr>
            <w:tcW w:w="1073" w:type="dxa"/>
            <w:tcBorders>
              <w:top w:val="nil"/>
              <w:left w:val="nil"/>
              <w:bottom w:val="nil"/>
              <w:right w:val="single" w:sz="4" w:space="0" w:color="auto"/>
            </w:tcBorders>
            <w:shd w:val="clear" w:color="000000" w:fill="E2EFDA"/>
            <w:vAlign w:val="center"/>
            <w:hideMark/>
          </w:tcPr>
          <w:p w14:paraId="22EF8BA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w:t>
            </w:r>
          </w:p>
        </w:tc>
        <w:tc>
          <w:tcPr>
            <w:tcW w:w="1073" w:type="dxa"/>
            <w:tcBorders>
              <w:top w:val="nil"/>
              <w:left w:val="nil"/>
              <w:bottom w:val="nil"/>
              <w:right w:val="single" w:sz="4" w:space="0" w:color="auto"/>
            </w:tcBorders>
            <w:shd w:val="clear" w:color="000000" w:fill="E2EFDA"/>
            <w:vAlign w:val="center"/>
            <w:hideMark/>
          </w:tcPr>
          <w:p w14:paraId="5ACCE20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12-23</w:t>
            </w:r>
          </w:p>
        </w:tc>
        <w:tc>
          <w:tcPr>
            <w:tcW w:w="1073" w:type="dxa"/>
            <w:tcBorders>
              <w:top w:val="nil"/>
              <w:left w:val="nil"/>
              <w:bottom w:val="nil"/>
              <w:right w:val="single" w:sz="4" w:space="0" w:color="auto"/>
            </w:tcBorders>
            <w:shd w:val="clear" w:color="000000" w:fill="E2EFDA"/>
            <w:vAlign w:val="center"/>
            <w:hideMark/>
          </w:tcPr>
          <w:p w14:paraId="0107088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24-59</w:t>
            </w:r>
          </w:p>
        </w:tc>
      </w:tr>
      <w:tr w:rsidR="00987E86" w:rsidRPr="00987E86" w14:paraId="4634E09A" w14:textId="77777777" w:rsidTr="00987E86">
        <w:trPr>
          <w:trHeight w:val="290"/>
        </w:trPr>
        <w:tc>
          <w:tcPr>
            <w:tcW w:w="1617" w:type="dxa"/>
            <w:tcBorders>
              <w:top w:val="nil"/>
              <w:left w:val="single" w:sz="4" w:space="0" w:color="auto"/>
              <w:bottom w:val="nil"/>
              <w:right w:val="single" w:sz="4" w:space="0" w:color="auto"/>
            </w:tcBorders>
            <w:shd w:val="clear" w:color="000000" w:fill="A9D08E"/>
            <w:noWrap/>
            <w:vAlign w:val="center"/>
            <w:hideMark/>
          </w:tcPr>
          <w:p w14:paraId="4AA2E582"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 xml:space="preserve">Pathogens </w:t>
            </w:r>
          </w:p>
        </w:tc>
        <w:tc>
          <w:tcPr>
            <w:tcW w:w="740" w:type="dxa"/>
            <w:tcBorders>
              <w:top w:val="nil"/>
              <w:left w:val="nil"/>
              <w:bottom w:val="single" w:sz="4" w:space="0" w:color="auto"/>
              <w:right w:val="single" w:sz="4" w:space="0" w:color="auto"/>
            </w:tcBorders>
            <w:shd w:val="clear" w:color="000000" w:fill="E7E6E6"/>
            <w:noWrap/>
            <w:vAlign w:val="center"/>
            <w:hideMark/>
          </w:tcPr>
          <w:p w14:paraId="664B7A4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073" w:type="dxa"/>
            <w:tcBorders>
              <w:top w:val="nil"/>
              <w:left w:val="nil"/>
              <w:bottom w:val="single" w:sz="4" w:space="0" w:color="auto"/>
              <w:right w:val="single" w:sz="4" w:space="0" w:color="auto"/>
            </w:tcBorders>
            <w:shd w:val="clear" w:color="000000" w:fill="E7E6E6"/>
            <w:noWrap/>
            <w:vAlign w:val="center"/>
            <w:hideMark/>
          </w:tcPr>
          <w:p w14:paraId="789E223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740" w:type="dxa"/>
            <w:tcBorders>
              <w:top w:val="nil"/>
              <w:left w:val="nil"/>
              <w:bottom w:val="single" w:sz="4" w:space="0" w:color="auto"/>
              <w:right w:val="single" w:sz="4" w:space="0" w:color="auto"/>
            </w:tcBorders>
            <w:shd w:val="clear" w:color="000000" w:fill="E7E6E6"/>
            <w:noWrap/>
            <w:vAlign w:val="center"/>
            <w:hideMark/>
          </w:tcPr>
          <w:p w14:paraId="6594B6C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073" w:type="dxa"/>
            <w:tcBorders>
              <w:top w:val="nil"/>
              <w:left w:val="nil"/>
              <w:bottom w:val="single" w:sz="4" w:space="0" w:color="auto"/>
              <w:right w:val="single" w:sz="4" w:space="0" w:color="auto"/>
            </w:tcBorders>
            <w:shd w:val="clear" w:color="000000" w:fill="E7E6E6"/>
            <w:noWrap/>
            <w:vAlign w:val="center"/>
            <w:hideMark/>
          </w:tcPr>
          <w:p w14:paraId="1535061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740" w:type="dxa"/>
            <w:tcBorders>
              <w:top w:val="nil"/>
              <w:left w:val="nil"/>
              <w:bottom w:val="single" w:sz="4" w:space="0" w:color="auto"/>
              <w:right w:val="single" w:sz="4" w:space="0" w:color="auto"/>
            </w:tcBorders>
            <w:shd w:val="clear" w:color="000000" w:fill="E7E6E6"/>
            <w:noWrap/>
            <w:vAlign w:val="center"/>
            <w:hideMark/>
          </w:tcPr>
          <w:p w14:paraId="2E36E49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073" w:type="dxa"/>
            <w:tcBorders>
              <w:top w:val="nil"/>
              <w:left w:val="nil"/>
              <w:bottom w:val="single" w:sz="4" w:space="0" w:color="auto"/>
              <w:right w:val="single" w:sz="4" w:space="0" w:color="auto"/>
            </w:tcBorders>
            <w:shd w:val="clear" w:color="000000" w:fill="E7E6E6"/>
            <w:noWrap/>
            <w:vAlign w:val="center"/>
            <w:hideMark/>
          </w:tcPr>
          <w:p w14:paraId="0AEB441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606" w:type="dxa"/>
            <w:tcBorders>
              <w:top w:val="nil"/>
              <w:left w:val="nil"/>
              <w:bottom w:val="single" w:sz="4" w:space="0" w:color="auto"/>
              <w:right w:val="single" w:sz="4" w:space="0" w:color="auto"/>
            </w:tcBorders>
            <w:shd w:val="clear" w:color="000000" w:fill="E7E6E6"/>
            <w:noWrap/>
            <w:vAlign w:val="center"/>
            <w:hideMark/>
          </w:tcPr>
          <w:p w14:paraId="7EA0607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140" w:type="dxa"/>
            <w:tcBorders>
              <w:top w:val="nil"/>
              <w:left w:val="nil"/>
              <w:bottom w:val="single" w:sz="4" w:space="0" w:color="auto"/>
              <w:right w:val="single" w:sz="4" w:space="0" w:color="auto"/>
            </w:tcBorders>
            <w:shd w:val="clear" w:color="000000" w:fill="E7E6E6"/>
            <w:noWrap/>
            <w:vAlign w:val="center"/>
            <w:hideMark/>
          </w:tcPr>
          <w:p w14:paraId="69A209A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606" w:type="dxa"/>
            <w:tcBorders>
              <w:top w:val="nil"/>
              <w:left w:val="nil"/>
              <w:bottom w:val="single" w:sz="4" w:space="0" w:color="auto"/>
              <w:right w:val="single" w:sz="4" w:space="0" w:color="auto"/>
            </w:tcBorders>
            <w:shd w:val="clear" w:color="000000" w:fill="E7E6E6"/>
            <w:noWrap/>
            <w:vAlign w:val="center"/>
            <w:hideMark/>
          </w:tcPr>
          <w:p w14:paraId="085923B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xml:space="preserve">AFs </w:t>
            </w:r>
          </w:p>
        </w:tc>
        <w:tc>
          <w:tcPr>
            <w:tcW w:w="1140" w:type="dxa"/>
            <w:tcBorders>
              <w:top w:val="nil"/>
              <w:left w:val="nil"/>
              <w:bottom w:val="single" w:sz="4" w:space="0" w:color="auto"/>
              <w:right w:val="single" w:sz="4" w:space="0" w:color="auto"/>
            </w:tcBorders>
            <w:shd w:val="clear" w:color="000000" w:fill="E7E6E6"/>
            <w:noWrap/>
            <w:vAlign w:val="center"/>
            <w:hideMark/>
          </w:tcPr>
          <w:p w14:paraId="5EBBC10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1073" w:type="dxa"/>
            <w:tcBorders>
              <w:top w:val="single" w:sz="4" w:space="0" w:color="auto"/>
              <w:left w:val="nil"/>
              <w:bottom w:val="single" w:sz="4" w:space="0" w:color="auto"/>
              <w:right w:val="single" w:sz="4" w:space="0" w:color="auto"/>
            </w:tcBorders>
            <w:shd w:val="clear" w:color="000000" w:fill="E7E6E6"/>
            <w:noWrap/>
            <w:vAlign w:val="center"/>
            <w:hideMark/>
          </w:tcPr>
          <w:p w14:paraId="63E80C9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1073" w:type="dxa"/>
            <w:tcBorders>
              <w:top w:val="single" w:sz="4" w:space="0" w:color="auto"/>
              <w:left w:val="nil"/>
              <w:bottom w:val="single" w:sz="4" w:space="0" w:color="auto"/>
              <w:right w:val="single" w:sz="4" w:space="0" w:color="auto"/>
            </w:tcBorders>
            <w:shd w:val="clear" w:color="000000" w:fill="E7E6E6"/>
            <w:noWrap/>
            <w:vAlign w:val="center"/>
            <w:hideMark/>
          </w:tcPr>
          <w:p w14:paraId="5837024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c>
          <w:tcPr>
            <w:tcW w:w="1073" w:type="dxa"/>
            <w:tcBorders>
              <w:top w:val="single" w:sz="4" w:space="0" w:color="auto"/>
              <w:left w:val="nil"/>
              <w:bottom w:val="single" w:sz="4" w:space="0" w:color="auto"/>
              <w:right w:val="single" w:sz="4" w:space="0" w:color="auto"/>
            </w:tcBorders>
            <w:shd w:val="clear" w:color="000000" w:fill="E7E6E6"/>
            <w:noWrap/>
            <w:vAlign w:val="center"/>
            <w:hideMark/>
          </w:tcPr>
          <w:p w14:paraId="515F0AF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Incidence</w:t>
            </w:r>
          </w:p>
        </w:tc>
      </w:tr>
      <w:tr w:rsidR="00987E86" w:rsidRPr="00987E86" w14:paraId="529EC2A9"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75994E3B"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RSV</w:t>
            </w:r>
          </w:p>
        </w:tc>
        <w:tc>
          <w:tcPr>
            <w:tcW w:w="740" w:type="dxa"/>
            <w:tcBorders>
              <w:top w:val="nil"/>
              <w:left w:val="nil"/>
              <w:bottom w:val="nil"/>
              <w:right w:val="nil"/>
            </w:tcBorders>
            <w:shd w:val="clear" w:color="auto" w:fill="auto"/>
            <w:vAlign w:val="center"/>
            <w:hideMark/>
          </w:tcPr>
          <w:p w14:paraId="155B28EB"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0.397</w:t>
            </w:r>
          </w:p>
        </w:tc>
        <w:tc>
          <w:tcPr>
            <w:tcW w:w="1073" w:type="dxa"/>
            <w:tcBorders>
              <w:top w:val="nil"/>
              <w:left w:val="nil"/>
              <w:bottom w:val="nil"/>
              <w:right w:val="single" w:sz="4" w:space="0" w:color="auto"/>
            </w:tcBorders>
            <w:shd w:val="clear" w:color="auto" w:fill="auto"/>
            <w:noWrap/>
            <w:vAlign w:val="center"/>
            <w:hideMark/>
          </w:tcPr>
          <w:p w14:paraId="653D800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11.019</w:t>
            </w:r>
          </w:p>
        </w:tc>
        <w:tc>
          <w:tcPr>
            <w:tcW w:w="740" w:type="dxa"/>
            <w:tcBorders>
              <w:top w:val="nil"/>
              <w:left w:val="nil"/>
              <w:bottom w:val="nil"/>
              <w:right w:val="nil"/>
            </w:tcBorders>
            <w:shd w:val="clear" w:color="auto" w:fill="auto"/>
            <w:vAlign w:val="center"/>
            <w:hideMark/>
          </w:tcPr>
          <w:p w14:paraId="0365A9B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0.164</w:t>
            </w:r>
          </w:p>
        </w:tc>
        <w:tc>
          <w:tcPr>
            <w:tcW w:w="1073" w:type="dxa"/>
            <w:tcBorders>
              <w:top w:val="nil"/>
              <w:left w:val="nil"/>
              <w:bottom w:val="nil"/>
              <w:right w:val="single" w:sz="4" w:space="0" w:color="auto"/>
            </w:tcBorders>
            <w:shd w:val="clear" w:color="auto" w:fill="auto"/>
            <w:noWrap/>
            <w:vAlign w:val="center"/>
            <w:hideMark/>
          </w:tcPr>
          <w:p w14:paraId="6E2DBB0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2.755</w:t>
            </w:r>
          </w:p>
        </w:tc>
        <w:tc>
          <w:tcPr>
            <w:tcW w:w="740" w:type="dxa"/>
            <w:tcBorders>
              <w:top w:val="nil"/>
              <w:left w:val="nil"/>
              <w:bottom w:val="nil"/>
              <w:right w:val="nil"/>
            </w:tcBorders>
            <w:shd w:val="clear" w:color="auto" w:fill="auto"/>
            <w:vAlign w:val="center"/>
            <w:hideMark/>
          </w:tcPr>
          <w:p w14:paraId="6B6C2586"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0.165</w:t>
            </w:r>
          </w:p>
        </w:tc>
        <w:tc>
          <w:tcPr>
            <w:tcW w:w="1073" w:type="dxa"/>
            <w:tcBorders>
              <w:top w:val="nil"/>
              <w:left w:val="nil"/>
              <w:bottom w:val="nil"/>
              <w:right w:val="single" w:sz="4" w:space="0" w:color="auto"/>
            </w:tcBorders>
            <w:shd w:val="clear" w:color="auto" w:fill="auto"/>
            <w:noWrap/>
            <w:vAlign w:val="center"/>
            <w:hideMark/>
          </w:tcPr>
          <w:p w14:paraId="2EE871C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0.785</w:t>
            </w:r>
          </w:p>
        </w:tc>
        <w:tc>
          <w:tcPr>
            <w:tcW w:w="606" w:type="dxa"/>
            <w:tcBorders>
              <w:top w:val="nil"/>
              <w:left w:val="nil"/>
              <w:bottom w:val="nil"/>
              <w:right w:val="nil"/>
            </w:tcBorders>
            <w:shd w:val="clear" w:color="000000" w:fill="FCE4D6"/>
            <w:noWrap/>
            <w:vAlign w:val="center"/>
            <w:hideMark/>
          </w:tcPr>
          <w:p w14:paraId="2662A38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0.60</w:t>
            </w:r>
          </w:p>
        </w:tc>
        <w:tc>
          <w:tcPr>
            <w:tcW w:w="1140" w:type="dxa"/>
            <w:tcBorders>
              <w:top w:val="nil"/>
              <w:left w:val="nil"/>
              <w:bottom w:val="nil"/>
              <w:right w:val="single" w:sz="4" w:space="0" w:color="auto"/>
            </w:tcBorders>
            <w:shd w:val="clear" w:color="000000" w:fill="FCE4D6"/>
            <w:noWrap/>
            <w:vAlign w:val="center"/>
            <w:hideMark/>
          </w:tcPr>
          <w:p w14:paraId="31278A7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16.338</w:t>
            </w:r>
          </w:p>
        </w:tc>
        <w:tc>
          <w:tcPr>
            <w:tcW w:w="606" w:type="dxa"/>
            <w:tcBorders>
              <w:top w:val="nil"/>
              <w:left w:val="nil"/>
              <w:bottom w:val="nil"/>
              <w:right w:val="nil"/>
            </w:tcBorders>
            <w:shd w:val="clear" w:color="000000" w:fill="FCE4D6"/>
            <w:noWrap/>
            <w:vAlign w:val="center"/>
            <w:hideMark/>
          </w:tcPr>
          <w:p w14:paraId="54F8DC9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0.60</w:t>
            </w:r>
          </w:p>
        </w:tc>
        <w:tc>
          <w:tcPr>
            <w:tcW w:w="1140" w:type="dxa"/>
            <w:tcBorders>
              <w:top w:val="nil"/>
              <w:left w:val="nil"/>
              <w:bottom w:val="nil"/>
              <w:right w:val="single" w:sz="4" w:space="0" w:color="auto"/>
            </w:tcBorders>
            <w:shd w:val="clear" w:color="000000" w:fill="FCE4D6"/>
            <w:noWrap/>
            <w:vAlign w:val="center"/>
            <w:hideMark/>
          </w:tcPr>
          <w:p w14:paraId="6A32638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8.412</w:t>
            </w:r>
          </w:p>
        </w:tc>
        <w:tc>
          <w:tcPr>
            <w:tcW w:w="1073" w:type="dxa"/>
            <w:tcBorders>
              <w:top w:val="nil"/>
              <w:left w:val="nil"/>
              <w:bottom w:val="nil"/>
              <w:right w:val="single" w:sz="4" w:space="0" w:color="auto"/>
            </w:tcBorders>
            <w:shd w:val="clear" w:color="auto" w:fill="auto"/>
            <w:noWrap/>
            <w:vAlign w:val="center"/>
            <w:hideMark/>
          </w:tcPr>
          <w:p w14:paraId="2A20ABA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27.357</w:t>
            </w:r>
          </w:p>
        </w:tc>
        <w:tc>
          <w:tcPr>
            <w:tcW w:w="1073" w:type="dxa"/>
            <w:tcBorders>
              <w:top w:val="nil"/>
              <w:left w:val="nil"/>
              <w:bottom w:val="nil"/>
              <w:right w:val="single" w:sz="4" w:space="0" w:color="auto"/>
            </w:tcBorders>
            <w:shd w:val="clear" w:color="auto" w:fill="auto"/>
            <w:noWrap/>
            <w:vAlign w:val="center"/>
            <w:hideMark/>
          </w:tcPr>
          <w:p w14:paraId="4266D4D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11.167</w:t>
            </w:r>
          </w:p>
        </w:tc>
        <w:tc>
          <w:tcPr>
            <w:tcW w:w="1073" w:type="dxa"/>
            <w:tcBorders>
              <w:top w:val="nil"/>
              <w:left w:val="nil"/>
              <w:bottom w:val="nil"/>
              <w:right w:val="single" w:sz="4" w:space="0" w:color="auto"/>
            </w:tcBorders>
            <w:shd w:val="clear" w:color="auto" w:fill="auto"/>
            <w:noWrap/>
            <w:vAlign w:val="center"/>
            <w:hideMark/>
          </w:tcPr>
          <w:p w14:paraId="7DFF9FB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0.785</w:t>
            </w:r>
          </w:p>
        </w:tc>
      </w:tr>
      <w:tr w:rsidR="00987E86" w:rsidRPr="00987E86" w14:paraId="1BD2F150"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2F9EBA6B"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Rhinovirus</w:t>
            </w:r>
          </w:p>
        </w:tc>
        <w:tc>
          <w:tcPr>
            <w:tcW w:w="740" w:type="dxa"/>
            <w:tcBorders>
              <w:top w:val="nil"/>
              <w:left w:val="nil"/>
              <w:bottom w:val="nil"/>
              <w:right w:val="nil"/>
            </w:tcBorders>
            <w:shd w:val="clear" w:color="auto" w:fill="auto"/>
            <w:vAlign w:val="center"/>
            <w:hideMark/>
          </w:tcPr>
          <w:p w14:paraId="7762595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0.029</w:t>
            </w:r>
          </w:p>
        </w:tc>
        <w:tc>
          <w:tcPr>
            <w:tcW w:w="1073" w:type="dxa"/>
            <w:tcBorders>
              <w:top w:val="nil"/>
              <w:left w:val="nil"/>
              <w:bottom w:val="nil"/>
              <w:right w:val="single" w:sz="4" w:space="0" w:color="auto"/>
            </w:tcBorders>
            <w:shd w:val="clear" w:color="auto" w:fill="auto"/>
            <w:noWrap/>
            <w:vAlign w:val="center"/>
            <w:hideMark/>
          </w:tcPr>
          <w:p w14:paraId="130B0AF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0.805</w:t>
            </w:r>
          </w:p>
        </w:tc>
        <w:tc>
          <w:tcPr>
            <w:tcW w:w="740" w:type="dxa"/>
            <w:tcBorders>
              <w:top w:val="nil"/>
              <w:left w:val="nil"/>
              <w:bottom w:val="nil"/>
              <w:right w:val="nil"/>
            </w:tcBorders>
            <w:shd w:val="clear" w:color="auto" w:fill="auto"/>
            <w:vAlign w:val="center"/>
            <w:hideMark/>
          </w:tcPr>
          <w:p w14:paraId="29B193C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0.152</w:t>
            </w:r>
          </w:p>
        </w:tc>
        <w:tc>
          <w:tcPr>
            <w:tcW w:w="1073" w:type="dxa"/>
            <w:tcBorders>
              <w:top w:val="nil"/>
              <w:left w:val="nil"/>
              <w:bottom w:val="nil"/>
              <w:right w:val="single" w:sz="4" w:space="0" w:color="auto"/>
            </w:tcBorders>
            <w:shd w:val="clear" w:color="auto" w:fill="auto"/>
            <w:noWrap/>
            <w:vAlign w:val="center"/>
            <w:hideMark/>
          </w:tcPr>
          <w:p w14:paraId="1C7E390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2.554</w:t>
            </w:r>
          </w:p>
        </w:tc>
        <w:tc>
          <w:tcPr>
            <w:tcW w:w="740" w:type="dxa"/>
            <w:tcBorders>
              <w:top w:val="nil"/>
              <w:left w:val="nil"/>
              <w:bottom w:val="nil"/>
              <w:right w:val="nil"/>
            </w:tcBorders>
            <w:shd w:val="clear" w:color="auto" w:fill="auto"/>
            <w:vAlign w:val="center"/>
            <w:hideMark/>
          </w:tcPr>
          <w:p w14:paraId="315E297E"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0.159</w:t>
            </w:r>
          </w:p>
        </w:tc>
        <w:tc>
          <w:tcPr>
            <w:tcW w:w="1073" w:type="dxa"/>
            <w:tcBorders>
              <w:top w:val="nil"/>
              <w:left w:val="nil"/>
              <w:bottom w:val="nil"/>
              <w:right w:val="single" w:sz="4" w:space="0" w:color="auto"/>
            </w:tcBorders>
            <w:shd w:val="clear" w:color="auto" w:fill="auto"/>
            <w:noWrap/>
            <w:vAlign w:val="center"/>
            <w:hideMark/>
          </w:tcPr>
          <w:p w14:paraId="046A94D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0.757</w:t>
            </w:r>
          </w:p>
        </w:tc>
        <w:tc>
          <w:tcPr>
            <w:tcW w:w="606" w:type="dxa"/>
            <w:tcBorders>
              <w:top w:val="nil"/>
              <w:left w:val="nil"/>
              <w:bottom w:val="nil"/>
              <w:right w:val="nil"/>
            </w:tcBorders>
            <w:shd w:val="clear" w:color="000000" w:fill="FCE4D6"/>
            <w:noWrap/>
            <w:vAlign w:val="center"/>
            <w:hideMark/>
          </w:tcPr>
          <w:p w14:paraId="07DD2D0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B14A04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7156D6D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2B7C84F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6304EA3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2.166</w:t>
            </w:r>
          </w:p>
        </w:tc>
        <w:tc>
          <w:tcPr>
            <w:tcW w:w="1073" w:type="dxa"/>
            <w:tcBorders>
              <w:top w:val="nil"/>
              <w:left w:val="nil"/>
              <w:bottom w:val="nil"/>
              <w:right w:val="single" w:sz="4" w:space="0" w:color="auto"/>
            </w:tcBorders>
            <w:shd w:val="clear" w:color="auto" w:fill="auto"/>
            <w:noWrap/>
            <w:vAlign w:val="center"/>
            <w:hideMark/>
          </w:tcPr>
          <w:p w14:paraId="4E992F1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3.255</w:t>
            </w:r>
          </w:p>
        </w:tc>
        <w:tc>
          <w:tcPr>
            <w:tcW w:w="1073" w:type="dxa"/>
            <w:tcBorders>
              <w:top w:val="nil"/>
              <w:left w:val="nil"/>
              <w:bottom w:val="nil"/>
              <w:right w:val="single" w:sz="4" w:space="0" w:color="auto"/>
            </w:tcBorders>
            <w:shd w:val="clear" w:color="auto" w:fill="auto"/>
            <w:noWrap/>
            <w:vAlign w:val="center"/>
            <w:hideMark/>
          </w:tcPr>
          <w:p w14:paraId="65AF942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0.757</w:t>
            </w:r>
          </w:p>
        </w:tc>
      </w:tr>
      <w:tr w:rsidR="00987E86" w:rsidRPr="00987E86" w14:paraId="48992121"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06804170"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HMPV</w:t>
            </w:r>
          </w:p>
        </w:tc>
        <w:tc>
          <w:tcPr>
            <w:tcW w:w="740" w:type="dxa"/>
            <w:tcBorders>
              <w:top w:val="nil"/>
              <w:left w:val="nil"/>
              <w:bottom w:val="nil"/>
              <w:right w:val="nil"/>
            </w:tcBorders>
            <w:shd w:val="clear" w:color="auto" w:fill="auto"/>
            <w:vAlign w:val="center"/>
            <w:hideMark/>
          </w:tcPr>
          <w:p w14:paraId="015B2215"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0.083</w:t>
            </w:r>
          </w:p>
        </w:tc>
        <w:tc>
          <w:tcPr>
            <w:tcW w:w="1073" w:type="dxa"/>
            <w:tcBorders>
              <w:top w:val="nil"/>
              <w:left w:val="nil"/>
              <w:bottom w:val="nil"/>
              <w:right w:val="single" w:sz="4" w:space="0" w:color="auto"/>
            </w:tcBorders>
            <w:shd w:val="clear" w:color="auto" w:fill="auto"/>
            <w:noWrap/>
            <w:vAlign w:val="center"/>
            <w:hideMark/>
          </w:tcPr>
          <w:p w14:paraId="2037428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2.304</w:t>
            </w:r>
          </w:p>
        </w:tc>
        <w:tc>
          <w:tcPr>
            <w:tcW w:w="740" w:type="dxa"/>
            <w:tcBorders>
              <w:top w:val="nil"/>
              <w:left w:val="nil"/>
              <w:bottom w:val="nil"/>
              <w:right w:val="nil"/>
            </w:tcBorders>
            <w:shd w:val="clear" w:color="auto" w:fill="auto"/>
            <w:vAlign w:val="center"/>
            <w:hideMark/>
          </w:tcPr>
          <w:p w14:paraId="030089D8"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0.063</w:t>
            </w:r>
          </w:p>
        </w:tc>
        <w:tc>
          <w:tcPr>
            <w:tcW w:w="1073" w:type="dxa"/>
            <w:tcBorders>
              <w:top w:val="nil"/>
              <w:left w:val="nil"/>
              <w:bottom w:val="nil"/>
              <w:right w:val="single" w:sz="4" w:space="0" w:color="auto"/>
            </w:tcBorders>
            <w:shd w:val="clear" w:color="auto" w:fill="auto"/>
            <w:noWrap/>
            <w:vAlign w:val="center"/>
            <w:hideMark/>
          </w:tcPr>
          <w:p w14:paraId="46B4DD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1.058</w:t>
            </w:r>
          </w:p>
        </w:tc>
        <w:tc>
          <w:tcPr>
            <w:tcW w:w="740" w:type="dxa"/>
            <w:tcBorders>
              <w:top w:val="nil"/>
              <w:left w:val="nil"/>
              <w:bottom w:val="nil"/>
              <w:right w:val="nil"/>
            </w:tcBorders>
            <w:shd w:val="clear" w:color="auto" w:fill="auto"/>
            <w:vAlign w:val="center"/>
            <w:hideMark/>
          </w:tcPr>
          <w:p w14:paraId="2391190D"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0.059</w:t>
            </w:r>
          </w:p>
        </w:tc>
        <w:tc>
          <w:tcPr>
            <w:tcW w:w="1073" w:type="dxa"/>
            <w:tcBorders>
              <w:top w:val="nil"/>
              <w:left w:val="nil"/>
              <w:bottom w:val="nil"/>
              <w:right w:val="single" w:sz="4" w:space="0" w:color="auto"/>
            </w:tcBorders>
            <w:shd w:val="clear" w:color="auto" w:fill="auto"/>
            <w:noWrap/>
            <w:vAlign w:val="center"/>
            <w:hideMark/>
          </w:tcPr>
          <w:p w14:paraId="107AC7F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0.281</w:t>
            </w:r>
          </w:p>
        </w:tc>
        <w:tc>
          <w:tcPr>
            <w:tcW w:w="606" w:type="dxa"/>
            <w:tcBorders>
              <w:top w:val="nil"/>
              <w:left w:val="nil"/>
              <w:bottom w:val="nil"/>
              <w:right w:val="nil"/>
            </w:tcBorders>
            <w:shd w:val="clear" w:color="000000" w:fill="FCE4D6"/>
            <w:noWrap/>
            <w:vAlign w:val="center"/>
            <w:hideMark/>
          </w:tcPr>
          <w:p w14:paraId="51550F3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735805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6A88FE1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2487AD1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0407255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3.665</w:t>
            </w:r>
          </w:p>
        </w:tc>
        <w:tc>
          <w:tcPr>
            <w:tcW w:w="1073" w:type="dxa"/>
            <w:tcBorders>
              <w:top w:val="nil"/>
              <w:left w:val="nil"/>
              <w:bottom w:val="nil"/>
              <w:right w:val="single" w:sz="4" w:space="0" w:color="auto"/>
            </w:tcBorders>
            <w:shd w:val="clear" w:color="auto" w:fill="auto"/>
            <w:noWrap/>
            <w:vAlign w:val="center"/>
            <w:hideMark/>
          </w:tcPr>
          <w:p w14:paraId="212F5A7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1.759</w:t>
            </w:r>
          </w:p>
        </w:tc>
        <w:tc>
          <w:tcPr>
            <w:tcW w:w="1073" w:type="dxa"/>
            <w:tcBorders>
              <w:top w:val="nil"/>
              <w:left w:val="nil"/>
              <w:bottom w:val="nil"/>
              <w:right w:val="single" w:sz="4" w:space="0" w:color="auto"/>
            </w:tcBorders>
            <w:shd w:val="clear" w:color="auto" w:fill="auto"/>
            <w:noWrap/>
            <w:vAlign w:val="center"/>
            <w:hideMark/>
          </w:tcPr>
          <w:p w14:paraId="30AF1A8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0.281</w:t>
            </w:r>
          </w:p>
        </w:tc>
      </w:tr>
      <w:tr w:rsidR="00987E86" w:rsidRPr="00987E86" w14:paraId="211213A8"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3598CD66"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Parainfluenza</w:t>
            </w:r>
          </w:p>
        </w:tc>
        <w:tc>
          <w:tcPr>
            <w:tcW w:w="740" w:type="dxa"/>
            <w:tcBorders>
              <w:top w:val="nil"/>
              <w:left w:val="nil"/>
              <w:bottom w:val="nil"/>
              <w:right w:val="nil"/>
            </w:tcBorders>
            <w:shd w:val="clear" w:color="auto" w:fill="auto"/>
            <w:vAlign w:val="center"/>
            <w:hideMark/>
          </w:tcPr>
          <w:p w14:paraId="420C96C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0.078</w:t>
            </w:r>
          </w:p>
        </w:tc>
        <w:tc>
          <w:tcPr>
            <w:tcW w:w="1073" w:type="dxa"/>
            <w:tcBorders>
              <w:top w:val="nil"/>
              <w:left w:val="nil"/>
              <w:bottom w:val="nil"/>
              <w:right w:val="single" w:sz="4" w:space="0" w:color="auto"/>
            </w:tcBorders>
            <w:shd w:val="clear" w:color="auto" w:fill="auto"/>
            <w:noWrap/>
            <w:vAlign w:val="center"/>
            <w:hideMark/>
          </w:tcPr>
          <w:p w14:paraId="7801FAA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2.165</w:t>
            </w:r>
          </w:p>
        </w:tc>
        <w:tc>
          <w:tcPr>
            <w:tcW w:w="740" w:type="dxa"/>
            <w:tcBorders>
              <w:top w:val="nil"/>
              <w:left w:val="nil"/>
              <w:bottom w:val="nil"/>
              <w:right w:val="nil"/>
            </w:tcBorders>
            <w:shd w:val="clear" w:color="auto" w:fill="auto"/>
            <w:noWrap/>
            <w:vAlign w:val="center"/>
            <w:hideMark/>
          </w:tcPr>
          <w:p w14:paraId="7EF9E41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0.067</w:t>
            </w:r>
          </w:p>
        </w:tc>
        <w:tc>
          <w:tcPr>
            <w:tcW w:w="1073" w:type="dxa"/>
            <w:tcBorders>
              <w:top w:val="nil"/>
              <w:left w:val="nil"/>
              <w:bottom w:val="nil"/>
              <w:right w:val="single" w:sz="4" w:space="0" w:color="auto"/>
            </w:tcBorders>
            <w:shd w:val="clear" w:color="auto" w:fill="auto"/>
            <w:noWrap/>
            <w:vAlign w:val="center"/>
            <w:hideMark/>
          </w:tcPr>
          <w:p w14:paraId="53B0E15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1.126</w:t>
            </w:r>
          </w:p>
        </w:tc>
        <w:tc>
          <w:tcPr>
            <w:tcW w:w="740" w:type="dxa"/>
            <w:tcBorders>
              <w:top w:val="nil"/>
              <w:left w:val="nil"/>
              <w:bottom w:val="nil"/>
              <w:right w:val="nil"/>
            </w:tcBorders>
            <w:shd w:val="clear" w:color="auto" w:fill="auto"/>
            <w:vAlign w:val="center"/>
            <w:hideMark/>
          </w:tcPr>
          <w:p w14:paraId="43C2628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0.068</w:t>
            </w:r>
          </w:p>
        </w:tc>
        <w:tc>
          <w:tcPr>
            <w:tcW w:w="1073" w:type="dxa"/>
            <w:tcBorders>
              <w:top w:val="nil"/>
              <w:left w:val="nil"/>
              <w:bottom w:val="nil"/>
              <w:right w:val="single" w:sz="4" w:space="0" w:color="auto"/>
            </w:tcBorders>
            <w:shd w:val="clear" w:color="auto" w:fill="auto"/>
            <w:noWrap/>
            <w:vAlign w:val="center"/>
            <w:hideMark/>
          </w:tcPr>
          <w:p w14:paraId="1349F82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0.324</w:t>
            </w:r>
          </w:p>
        </w:tc>
        <w:tc>
          <w:tcPr>
            <w:tcW w:w="606" w:type="dxa"/>
            <w:tcBorders>
              <w:top w:val="nil"/>
              <w:left w:val="nil"/>
              <w:bottom w:val="nil"/>
              <w:right w:val="nil"/>
            </w:tcBorders>
            <w:shd w:val="clear" w:color="000000" w:fill="FCE4D6"/>
            <w:noWrap/>
            <w:vAlign w:val="center"/>
            <w:hideMark/>
          </w:tcPr>
          <w:p w14:paraId="17C1013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6257DAF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5F79177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3861E3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0B42636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3.526</w:t>
            </w:r>
          </w:p>
        </w:tc>
        <w:tc>
          <w:tcPr>
            <w:tcW w:w="1073" w:type="dxa"/>
            <w:tcBorders>
              <w:top w:val="nil"/>
              <w:left w:val="nil"/>
              <w:bottom w:val="nil"/>
              <w:right w:val="single" w:sz="4" w:space="0" w:color="auto"/>
            </w:tcBorders>
            <w:shd w:val="clear" w:color="auto" w:fill="auto"/>
            <w:noWrap/>
            <w:vAlign w:val="center"/>
            <w:hideMark/>
          </w:tcPr>
          <w:p w14:paraId="0CED039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1.827</w:t>
            </w:r>
          </w:p>
        </w:tc>
        <w:tc>
          <w:tcPr>
            <w:tcW w:w="1073" w:type="dxa"/>
            <w:tcBorders>
              <w:top w:val="nil"/>
              <w:left w:val="nil"/>
              <w:bottom w:val="nil"/>
              <w:right w:val="single" w:sz="4" w:space="0" w:color="auto"/>
            </w:tcBorders>
            <w:shd w:val="clear" w:color="auto" w:fill="auto"/>
            <w:noWrap/>
            <w:vAlign w:val="center"/>
            <w:hideMark/>
          </w:tcPr>
          <w:p w14:paraId="7BAFC47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0.324</w:t>
            </w:r>
          </w:p>
        </w:tc>
      </w:tr>
      <w:tr w:rsidR="00987E86" w:rsidRPr="00987E86" w14:paraId="70EE7734"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4D88CD80"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Streptococcus</w:t>
            </w:r>
          </w:p>
        </w:tc>
        <w:tc>
          <w:tcPr>
            <w:tcW w:w="740" w:type="dxa"/>
            <w:tcBorders>
              <w:top w:val="nil"/>
              <w:left w:val="nil"/>
              <w:bottom w:val="nil"/>
              <w:right w:val="nil"/>
            </w:tcBorders>
            <w:shd w:val="clear" w:color="auto" w:fill="auto"/>
            <w:vAlign w:val="center"/>
            <w:hideMark/>
          </w:tcPr>
          <w:p w14:paraId="14408D8E"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0.047</w:t>
            </w:r>
          </w:p>
        </w:tc>
        <w:tc>
          <w:tcPr>
            <w:tcW w:w="1073" w:type="dxa"/>
            <w:tcBorders>
              <w:top w:val="nil"/>
              <w:left w:val="nil"/>
              <w:bottom w:val="nil"/>
              <w:right w:val="single" w:sz="4" w:space="0" w:color="auto"/>
            </w:tcBorders>
            <w:shd w:val="clear" w:color="auto" w:fill="auto"/>
            <w:noWrap/>
            <w:vAlign w:val="center"/>
            <w:hideMark/>
          </w:tcPr>
          <w:p w14:paraId="0B83433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1.305</w:t>
            </w:r>
          </w:p>
        </w:tc>
        <w:tc>
          <w:tcPr>
            <w:tcW w:w="740" w:type="dxa"/>
            <w:tcBorders>
              <w:top w:val="nil"/>
              <w:left w:val="nil"/>
              <w:bottom w:val="nil"/>
              <w:right w:val="nil"/>
            </w:tcBorders>
            <w:shd w:val="clear" w:color="auto" w:fill="auto"/>
            <w:vAlign w:val="center"/>
            <w:hideMark/>
          </w:tcPr>
          <w:p w14:paraId="45B5C15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0.106</w:t>
            </w:r>
          </w:p>
        </w:tc>
        <w:tc>
          <w:tcPr>
            <w:tcW w:w="1073" w:type="dxa"/>
            <w:tcBorders>
              <w:top w:val="nil"/>
              <w:left w:val="nil"/>
              <w:bottom w:val="nil"/>
              <w:right w:val="single" w:sz="4" w:space="0" w:color="auto"/>
            </w:tcBorders>
            <w:shd w:val="clear" w:color="auto" w:fill="auto"/>
            <w:noWrap/>
            <w:vAlign w:val="center"/>
            <w:hideMark/>
          </w:tcPr>
          <w:p w14:paraId="68C7CB5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1.781</w:t>
            </w:r>
          </w:p>
        </w:tc>
        <w:tc>
          <w:tcPr>
            <w:tcW w:w="740" w:type="dxa"/>
            <w:tcBorders>
              <w:top w:val="nil"/>
              <w:left w:val="nil"/>
              <w:bottom w:val="nil"/>
              <w:right w:val="nil"/>
            </w:tcBorders>
            <w:shd w:val="clear" w:color="auto" w:fill="auto"/>
            <w:vAlign w:val="center"/>
            <w:hideMark/>
          </w:tcPr>
          <w:p w14:paraId="53D108D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0.092</w:t>
            </w:r>
          </w:p>
        </w:tc>
        <w:tc>
          <w:tcPr>
            <w:tcW w:w="1073" w:type="dxa"/>
            <w:tcBorders>
              <w:top w:val="nil"/>
              <w:left w:val="nil"/>
              <w:bottom w:val="nil"/>
              <w:right w:val="single" w:sz="4" w:space="0" w:color="auto"/>
            </w:tcBorders>
            <w:shd w:val="clear" w:color="auto" w:fill="auto"/>
            <w:noWrap/>
            <w:vAlign w:val="center"/>
            <w:hideMark/>
          </w:tcPr>
          <w:p w14:paraId="154E304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0.438</w:t>
            </w:r>
          </w:p>
        </w:tc>
        <w:tc>
          <w:tcPr>
            <w:tcW w:w="606" w:type="dxa"/>
            <w:tcBorders>
              <w:top w:val="nil"/>
              <w:left w:val="nil"/>
              <w:bottom w:val="nil"/>
              <w:right w:val="nil"/>
            </w:tcBorders>
            <w:shd w:val="clear" w:color="000000" w:fill="FCE4D6"/>
            <w:noWrap/>
            <w:vAlign w:val="center"/>
            <w:hideMark/>
          </w:tcPr>
          <w:p w14:paraId="739FB2E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509FBD0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1B22D54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225C358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467E026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1.314</w:t>
            </w:r>
          </w:p>
        </w:tc>
        <w:tc>
          <w:tcPr>
            <w:tcW w:w="1073" w:type="dxa"/>
            <w:tcBorders>
              <w:top w:val="nil"/>
              <w:left w:val="nil"/>
              <w:bottom w:val="nil"/>
              <w:right w:val="single" w:sz="4" w:space="0" w:color="auto"/>
            </w:tcBorders>
            <w:shd w:val="clear" w:color="auto" w:fill="auto"/>
            <w:noWrap/>
            <w:vAlign w:val="center"/>
            <w:hideMark/>
          </w:tcPr>
          <w:p w14:paraId="6B2F60D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1.792</w:t>
            </w:r>
          </w:p>
        </w:tc>
        <w:tc>
          <w:tcPr>
            <w:tcW w:w="1073" w:type="dxa"/>
            <w:tcBorders>
              <w:top w:val="nil"/>
              <w:left w:val="nil"/>
              <w:bottom w:val="nil"/>
              <w:right w:val="single" w:sz="4" w:space="0" w:color="auto"/>
            </w:tcBorders>
            <w:shd w:val="clear" w:color="auto" w:fill="auto"/>
            <w:noWrap/>
            <w:vAlign w:val="center"/>
            <w:hideMark/>
          </w:tcPr>
          <w:p w14:paraId="13A30B2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0.438</w:t>
            </w:r>
          </w:p>
        </w:tc>
      </w:tr>
      <w:tr w:rsidR="00987E86" w:rsidRPr="00987E86" w14:paraId="58715D84"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07600905"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H. influenzae</w:t>
            </w:r>
          </w:p>
        </w:tc>
        <w:tc>
          <w:tcPr>
            <w:tcW w:w="740" w:type="dxa"/>
            <w:tcBorders>
              <w:top w:val="nil"/>
              <w:left w:val="nil"/>
              <w:bottom w:val="nil"/>
              <w:right w:val="nil"/>
            </w:tcBorders>
            <w:shd w:val="clear" w:color="auto" w:fill="auto"/>
            <w:vAlign w:val="center"/>
            <w:hideMark/>
          </w:tcPr>
          <w:p w14:paraId="0A46B380"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0.059</w:t>
            </w:r>
          </w:p>
        </w:tc>
        <w:tc>
          <w:tcPr>
            <w:tcW w:w="1073" w:type="dxa"/>
            <w:tcBorders>
              <w:top w:val="nil"/>
              <w:left w:val="nil"/>
              <w:bottom w:val="nil"/>
              <w:right w:val="single" w:sz="4" w:space="0" w:color="auto"/>
            </w:tcBorders>
            <w:shd w:val="clear" w:color="auto" w:fill="auto"/>
            <w:noWrap/>
            <w:vAlign w:val="center"/>
            <w:hideMark/>
          </w:tcPr>
          <w:p w14:paraId="5560EF3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1.638</w:t>
            </w:r>
          </w:p>
        </w:tc>
        <w:tc>
          <w:tcPr>
            <w:tcW w:w="740" w:type="dxa"/>
            <w:tcBorders>
              <w:top w:val="nil"/>
              <w:left w:val="nil"/>
              <w:bottom w:val="nil"/>
              <w:right w:val="nil"/>
            </w:tcBorders>
            <w:shd w:val="clear" w:color="auto" w:fill="auto"/>
            <w:vAlign w:val="center"/>
            <w:hideMark/>
          </w:tcPr>
          <w:p w14:paraId="02C525C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0.067</w:t>
            </w:r>
          </w:p>
        </w:tc>
        <w:tc>
          <w:tcPr>
            <w:tcW w:w="1073" w:type="dxa"/>
            <w:tcBorders>
              <w:top w:val="nil"/>
              <w:left w:val="nil"/>
              <w:bottom w:val="nil"/>
              <w:right w:val="single" w:sz="4" w:space="0" w:color="auto"/>
            </w:tcBorders>
            <w:shd w:val="clear" w:color="auto" w:fill="auto"/>
            <w:noWrap/>
            <w:vAlign w:val="center"/>
            <w:hideMark/>
          </w:tcPr>
          <w:p w14:paraId="6046601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1.126</w:t>
            </w:r>
          </w:p>
        </w:tc>
        <w:tc>
          <w:tcPr>
            <w:tcW w:w="740" w:type="dxa"/>
            <w:tcBorders>
              <w:top w:val="nil"/>
              <w:left w:val="nil"/>
              <w:bottom w:val="nil"/>
              <w:right w:val="nil"/>
            </w:tcBorders>
            <w:shd w:val="clear" w:color="auto" w:fill="auto"/>
            <w:vAlign w:val="center"/>
            <w:hideMark/>
          </w:tcPr>
          <w:p w14:paraId="06E1195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0.044</w:t>
            </w:r>
          </w:p>
        </w:tc>
        <w:tc>
          <w:tcPr>
            <w:tcW w:w="1073" w:type="dxa"/>
            <w:tcBorders>
              <w:top w:val="nil"/>
              <w:left w:val="nil"/>
              <w:bottom w:val="nil"/>
              <w:right w:val="single" w:sz="4" w:space="0" w:color="auto"/>
            </w:tcBorders>
            <w:shd w:val="clear" w:color="auto" w:fill="auto"/>
            <w:noWrap/>
            <w:vAlign w:val="center"/>
            <w:hideMark/>
          </w:tcPr>
          <w:p w14:paraId="0495036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0.209</w:t>
            </w:r>
          </w:p>
        </w:tc>
        <w:tc>
          <w:tcPr>
            <w:tcW w:w="606" w:type="dxa"/>
            <w:tcBorders>
              <w:top w:val="nil"/>
              <w:left w:val="nil"/>
              <w:bottom w:val="nil"/>
              <w:right w:val="nil"/>
            </w:tcBorders>
            <w:shd w:val="clear" w:color="000000" w:fill="FCE4D6"/>
            <w:noWrap/>
            <w:vAlign w:val="center"/>
            <w:hideMark/>
          </w:tcPr>
          <w:p w14:paraId="63B165F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27A231E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1461AEC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027B012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43E80E7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1.650</w:t>
            </w:r>
          </w:p>
        </w:tc>
        <w:tc>
          <w:tcPr>
            <w:tcW w:w="1073" w:type="dxa"/>
            <w:tcBorders>
              <w:top w:val="nil"/>
              <w:left w:val="nil"/>
              <w:bottom w:val="nil"/>
              <w:right w:val="single" w:sz="4" w:space="0" w:color="auto"/>
            </w:tcBorders>
            <w:shd w:val="clear" w:color="auto" w:fill="auto"/>
            <w:noWrap/>
            <w:vAlign w:val="center"/>
            <w:hideMark/>
          </w:tcPr>
          <w:p w14:paraId="3880724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1.133</w:t>
            </w:r>
          </w:p>
        </w:tc>
        <w:tc>
          <w:tcPr>
            <w:tcW w:w="1073" w:type="dxa"/>
            <w:tcBorders>
              <w:top w:val="nil"/>
              <w:left w:val="nil"/>
              <w:bottom w:val="nil"/>
              <w:right w:val="single" w:sz="4" w:space="0" w:color="auto"/>
            </w:tcBorders>
            <w:shd w:val="clear" w:color="auto" w:fill="auto"/>
            <w:noWrap/>
            <w:vAlign w:val="center"/>
            <w:hideMark/>
          </w:tcPr>
          <w:p w14:paraId="32AE013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0.209</w:t>
            </w:r>
          </w:p>
        </w:tc>
      </w:tr>
      <w:tr w:rsidR="00987E86" w:rsidRPr="00987E86" w14:paraId="115F0AFB"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101D762F"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Staphylococcus</w:t>
            </w:r>
          </w:p>
        </w:tc>
        <w:tc>
          <w:tcPr>
            <w:tcW w:w="740" w:type="dxa"/>
            <w:tcBorders>
              <w:top w:val="nil"/>
              <w:left w:val="nil"/>
              <w:bottom w:val="nil"/>
              <w:right w:val="nil"/>
            </w:tcBorders>
            <w:shd w:val="clear" w:color="auto" w:fill="auto"/>
            <w:vAlign w:val="center"/>
            <w:hideMark/>
          </w:tcPr>
          <w:p w14:paraId="554BABC2"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0.037</w:t>
            </w:r>
          </w:p>
        </w:tc>
        <w:tc>
          <w:tcPr>
            <w:tcW w:w="1073" w:type="dxa"/>
            <w:tcBorders>
              <w:top w:val="nil"/>
              <w:left w:val="nil"/>
              <w:bottom w:val="nil"/>
              <w:right w:val="single" w:sz="4" w:space="0" w:color="auto"/>
            </w:tcBorders>
            <w:shd w:val="clear" w:color="auto" w:fill="auto"/>
            <w:noWrap/>
            <w:vAlign w:val="center"/>
            <w:hideMark/>
          </w:tcPr>
          <w:p w14:paraId="530924A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1.027</w:t>
            </w:r>
          </w:p>
        </w:tc>
        <w:tc>
          <w:tcPr>
            <w:tcW w:w="740" w:type="dxa"/>
            <w:tcBorders>
              <w:top w:val="nil"/>
              <w:left w:val="nil"/>
              <w:bottom w:val="nil"/>
              <w:right w:val="nil"/>
            </w:tcBorders>
            <w:shd w:val="clear" w:color="auto" w:fill="auto"/>
            <w:vAlign w:val="center"/>
            <w:hideMark/>
          </w:tcPr>
          <w:p w14:paraId="20CF886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0.009</w:t>
            </w:r>
          </w:p>
        </w:tc>
        <w:tc>
          <w:tcPr>
            <w:tcW w:w="1073" w:type="dxa"/>
            <w:tcBorders>
              <w:top w:val="nil"/>
              <w:left w:val="nil"/>
              <w:bottom w:val="nil"/>
              <w:right w:val="single" w:sz="4" w:space="0" w:color="auto"/>
            </w:tcBorders>
            <w:shd w:val="clear" w:color="auto" w:fill="auto"/>
            <w:noWrap/>
            <w:vAlign w:val="center"/>
            <w:hideMark/>
          </w:tcPr>
          <w:p w14:paraId="54B00B8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0.151</w:t>
            </w:r>
          </w:p>
        </w:tc>
        <w:tc>
          <w:tcPr>
            <w:tcW w:w="740" w:type="dxa"/>
            <w:tcBorders>
              <w:top w:val="nil"/>
              <w:left w:val="nil"/>
              <w:bottom w:val="nil"/>
              <w:right w:val="nil"/>
            </w:tcBorders>
            <w:shd w:val="clear" w:color="auto" w:fill="auto"/>
            <w:vAlign w:val="center"/>
            <w:hideMark/>
          </w:tcPr>
          <w:p w14:paraId="00B6A0B9"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0.012</w:t>
            </w:r>
          </w:p>
        </w:tc>
        <w:tc>
          <w:tcPr>
            <w:tcW w:w="1073" w:type="dxa"/>
            <w:tcBorders>
              <w:top w:val="nil"/>
              <w:left w:val="nil"/>
              <w:bottom w:val="nil"/>
              <w:right w:val="single" w:sz="4" w:space="0" w:color="auto"/>
            </w:tcBorders>
            <w:shd w:val="clear" w:color="auto" w:fill="auto"/>
            <w:noWrap/>
            <w:vAlign w:val="center"/>
            <w:hideMark/>
          </w:tcPr>
          <w:p w14:paraId="79407D8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0.057</w:t>
            </w:r>
          </w:p>
        </w:tc>
        <w:tc>
          <w:tcPr>
            <w:tcW w:w="606" w:type="dxa"/>
            <w:tcBorders>
              <w:top w:val="nil"/>
              <w:left w:val="nil"/>
              <w:bottom w:val="nil"/>
              <w:right w:val="nil"/>
            </w:tcBorders>
            <w:shd w:val="clear" w:color="000000" w:fill="FCE4D6"/>
            <w:noWrap/>
            <w:vAlign w:val="center"/>
            <w:hideMark/>
          </w:tcPr>
          <w:p w14:paraId="3A1D415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0F61B2E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3219162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0773553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6E982B2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1.035</w:t>
            </w:r>
          </w:p>
        </w:tc>
        <w:tc>
          <w:tcPr>
            <w:tcW w:w="1073" w:type="dxa"/>
            <w:tcBorders>
              <w:top w:val="nil"/>
              <w:left w:val="nil"/>
              <w:bottom w:val="nil"/>
              <w:right w:val="single" w:sz="4" w:space="0" w:color="auto"/>
            </w:tcBorders>
            <w:shd w:val="clear" w:color="auto" w:fill="auto"/>
            <w:noWrap/>
            <w:vAlign w:val="center"/>
            <w:hideMark/>
          </w:tcPr>
          <w:p w14:paraId="5EBBE4F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0.152</w:t>
            </w:r>
          </w:p>
        </w:tc>
        <w:tc>
          <w:tcPr>
            <w:tcW w:w="1073" w:type="dxa"/>
            <w:tcBorders>
              <w:top w:val="nil"/>
              <w:left w:val="nil"/>
              <w:bottom w:val="nil"/>
              <w:right w:val="single" w:sz="4" w:space="0" w:color="auto"/>
            </w:tcBorders>
            <w:shd w:val="clear" w:color="auto" w:fill="auto"/>
            <w:noWrap/>
            <w:vAlign w:val="center"/>
            <w:hideMark/>
          </w:tcPr>
          <w:p w14:paraId="694B85F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0.057</w:t>
            </w:r>
          </w:p>
        </w:tc>
      </w:tr>
      <w:tr w:rsidR="00987E86" w:rsidRPr="00987E86" w14:paraId="68F3DD43"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06350625"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Influenza</w:t>
            </w:r>
          </w:p>
        </w:tc>
        <w:tc>
          <w:tcPr>
            <w:tcW w:w="740" w:type="dxa"/>
            <w:tcBorders>
              <w:top w:val="nil"/>
              <w:left w:val="nil"/>
              <w:bottom w:val="nil"/>
              <w:right w:val="nil"/>
            </w:tcBorders>
            <w:shd w:val="clear" w:color="auto" w:fill="auto"/>
            <w:vAlign w:val="center"/>
            <w:hideMark/>
          </w:tcPr>
          <w:p w14:paraId="3B396D71"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0.016</w:t>
            </w:r>
          </w:p>
        </w:tc>
        <w:tc>
          <w:tcPr>
            <w:tcW w:w="1073" w:type="dxa"/>
            <w:tcBorders>
              <w:top w:val="nil"/>
              <w:left w:val="nil"/>
              <w:bottom w:val="nil"/>
              <w:right w:val="single" w:sz="4" w:space="0" w:color="auto"/>
            </w:tcBorders>
            <w:shd w:val="clear" w:color="auto" w:fill="auto"/>
            <w:noWrap/>
            <w:vAlign w:val="center"/>
            <w:hideMark/>
          </w:tcPr>
          <w:p w14:paraId="2528642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0.444</w:t>
            </w:r>
          </w:p>
        </w:tc>
        <w:tc>
          <w:tcPr>
            <w:tcW w:w="740" w:type="dxa"/>
            <w:tcBorders>
              <w:top w:val="nil"/>
              <w:left w:val="nil"/>
              <w:bottom w:val="nil"/>
              <w:right w:val="nil"/>
            </w:tcBorders>
            <w:shd w:val="clear" w:color="auto" w:fill="auto"/>
            <w:vAlign w:val="center"/>
            <w:hideMark/>
          </w:tcPr>
          <w:p w14:paraId="1996759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0.029</w:t>
            </w:r>
          </w:p>
        </w:tc>
        <w:tc>
          <w:tcPr>
            <w:tcW w:w="1073" w:type="dxa"/>
            <w:tcBorders>
              <w:top w:val="nil"/>
              <w:left w:val="nil"/>
              <w:bottom w:val="nil"/>
              <w:right w:val="single" w:sz="4" w:space="0" w:color="auto"/>
            </w:tcBorders>
            <w:shd w:val="clear" w:color="auto" w:fill="auto"/>
            <w:noWrap/>
            <w:vAlign w:val="center"/>
            <w:hideMark/>
          </w:tcPr>
          <w:p w14:paraId="3C2B259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0.487</w:t>
            </w:r>
          </w:p>
        </w:tc>
        <w:tc>
          <w:tcPr>
            <w:tcW w:w="740" w:type="dxa"/>
            <w:tcBorders>
              <w:top w:val="nil"/>
              <w:left w:val="nil"/>
              <w:bottom w:val="nil"/>
              <w:right w:val="nil"/>
            </w:tcBorders>
            <w:shd w:val="clear" w:color="auto" w:fill="auto"/>
            <w:noWrap/>
            <w:vAlign w:val="center"/>
            <w:hideMark/>
          </w:tcPr>
          <w:p w14:paraId="5E4EAB2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0.032</w:t>
            </w:r>
          </w:p>
        </w:tc>
        <w:tc>
          <w:tcPr>
            <w:tcW w:w="1073" w:type="dxa"/>
            <w:tcBorders>
              <w:top w:val="nil"/>
              <w:left w:val="nil"/>
              <w:bottom w:val="nil"/>
              <w:right w:val="single" w:sz="4" w:space="0" w:color="auto"/>
            </w:tcBorders>
            <w:shd w:val="clear" w:color="auto" w:fill="auto"/>
            <w:noWrap/>
            <w:vAlign w:val="center"/>
            <w:hideMark/>
          </w:tcPr>
          <w:p w14:paraId="0B0832E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0.152</w:t>
            </w:r>
          </w:p>
        </w:tc>
        <w:tc>
          <w:tcPr>
            <w:tcW w:w="606" w:type="dxa"/>
            <w:tcBorders>
              <w:top w:val="nil"/>
              <w:left w:val="nil"/>
              <w:bottom w:val="nil"/>
              <w:right w:val="nil"/>
            </w:tcBorders>
            <w:shd w:val="clear" w:color="000000" w:fill="FCE4D6"/>
            <w:noWrap/>
            <w:vAlign w:val="center"/>
            <w:hideMark/>
          </w:tcPr>
          <w:p w14:paraId="5495DC4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14305C2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1E4BD4C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5E2FA2C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6483774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1.806</w:t>
            </w:r>
          </w:p>
        </w:tc>
        <w:tc>
          <w:tcPr>
            <w:tcW w:w="1073" w:type="dxa"/>
            <w:tcBorders>
              <w:top w:val="nil"/>
              <w:left w:val="nil"/>
              <w:bottom w:val="nil"/>
              <w:right w:val="single" w:sz="4" w:space="0" w:color="auto"/>
            </w:tcBorders>
            <w:shd w:val="clear" w:color="auto" w:fill="auto"/>
            <w:noWrap/>
            <w:vAlign w:val="center"/>
            <w:hideMark/>
          </w:tcPr>
          <w:p w14:paraId="22834B8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1.188</w:t>
            </w:r>
          </w:p>
        </w:tc>
        <w:tc>
          <w:tcPr>
            <w:tcW w:w="1073" w:type="dxa"/>
            <w:tcBorders>
              <w:top w:val="nil"/>
              <w:left w:val="nil"/>
              <w:bottom w:val="nil"/>
              <w:right w:val="single" w:sz="4" w:space="0" w:color="auto"/>
            </w:tcBorders>
            <w:shd w:val="clear" w:color="auto" w:fill="auto"/>
            <w:noWrap/>
            <w:vAlign w:val="center"/>
            <w:hideMark/>
          </w:tcPr>
          <w:p w14:paraId="21F5ACD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0.152</w:t>
            </w:r>
          </w:p>
        </w:tc>
      </w:tr>
      <w:tr w:rsidR="00987E86" w:rsidRPr="00987E86" w14:paraId="29196BDE"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6E7C3F89"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P.jirovecii</w:t>
            </w:r>
          </w:p>
        </w:tc>
        <w:tc>
          <w:tcPr>
            <w:tcW w:w="740" w:type="dxa"/>
            <w:tcBorders>
              <w:top w:val="nil"/>
              <w:left w:val="nil"/>
              <w:bottom w:val="nil"/>
              <w:right w:val="nil"/>
            </w:tcBorders>
            <w:shd w:val="clear" w:color="auto" w:fill="auto"/>
            <w:vAlign w:val="center"/>
            <w:hideMark/>
          </w:tcPr>
          <w:p w14:paraId="2F9E4FB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0.030</w:t>
            </w:r>
          </w:p>
        </w:tc>
        <w:tc>
          <w:tcPr>
            <w:tcW w:w="1073" w:type="dxa"/>
            <w:tcBorders>
              <w:top w:val="nil"/>
              <w:left w:val="nil"/>
              <w:bottom w:val="nil"/>
              <w:right w:val="single" w:sz="4" w:space="0" w:color="auto"/>
            </w:tcBorders>
            <w:shd w:val="clear" w:color="auto" w:fill="auto"/>
            <w:noWrap/>
            <w:vAlign w:val="center"/>
            <w:hideMark/>
          </w:tcPr>
          <w:p w14:paraId="6764534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0.833</w:t>
            </w:r>
          </w:p>
        </w:tc>
        <w:tc>
          <w:tcPr>
            <w:tcW w:w="740" w:type="dxa"/>
            <w:tcBorders>
              <w:top w:val="nil"/>
              <w:left w:val="nil"/>
              <w:bottom w:val="nil"/>
              <w:right w:val="nil"/>
            </w:tcBorders>
            <w:shd w:val="clear" w:color="auto" w:fill="auto"/>
            <w:noWrap/>
            <w:vAlign w:val="center"/>
            <w:hideMark/>
          </w:tcPr>
          <w:p w14:paraId="0EDBAF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0.004</w:t>
            </w:r>
          </w:p>
        </w:tc>
        <w:tc>
          <w:tcPr>
            <w:tcW w:w="1073" w:type="dxa"/>
            <w:tcBorders>
              <w:top w:val="nil"/>
              <w:left w:val="nil"/>
              <w:bottom w:val="nil"/>
              <w:right w:val="single" w:sz="4" w:space="0" w:color="auto"/>
            </w:tcBorders>
            <w:shd w:val="clear" w:color="auto" w:fill="auto"/>
            <w:noWrap/>
            <w:vAlign w:val="center"/>
            <w:hideMark/>
          </w:tcPr>
          <w:p w14:paraId="1CD73A8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0.067</w:t>
            </w:r>
          </w:p>
        </w:tc>
        <w:tc>
          <w:tcPr>
            <w:tcW w:w="740" w:type="dxa"/>
            <w:tcBorders>
              <w:top w:val="nil"/>
              <w:left w:val="nil"/>
              <w:bottom w:val="nil"/>
              <w:right w:val="nil"/>
            </w:tcBorders>
            <w:shd w:val="clear" w:color="auto" w:fill="auto"/>
            <w:noWrap/>
            <w:vAlign w:val="center"/>
            <w:hideMark/>
          </w:tcPr>
          <w:p w14:paraId="07EDE8E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0.002</w:t>
            </w:r>
          </w:p>
        </w:tc>
        <w:tc>
          <w:tcPr>
            <w:tcW w:w="1073" w:type="dxa"/>
            <w:tcBorders>
              <w:top w:val="nil"/>
              <w:left w:val="nil"/>
              <w:bottom w:val="nil"/>
              <w:right w:val="single" w:sz="4" w:space="0" w:color="auto"/>
            </w:tcBorders>
            <w:shd w:val="clear" w:color="auto" w:fill="auto"/>
            <w:noWrap/>
            <w:vAlign w:val="center"/>
            <w:hideMark/>
          </w:tcPr>
          <w:p w14:paraId="4D0B8EF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0.010</w:t>
            </w:r>
          </w:p>
        </w:tc>
        <w:tc>
          <w:tcPr>
            <w:tcW w:w="606" w:type="dxa"/>
            <w:tcBorders>
              <w:top w:val="nil"/>
              <w:left w:val="nil"/>
              <w:bottom w:val="nil"/>
              <w:right w:val="nil"/>
            </w:tcBorders>
            <w:shd w:val="clear" w:color="000000" w:fill="FCE4D6"/>
            <w:noWrap/>
            <w:vAlign w:val="center"/>
            <w:hideMark/>
          </w:tcPr>
          <w:p w14:paraId="4F77D53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433CAAF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0978118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140" w:type="dxa"/>
            <w:tcBorders>
              <w:top w:val="nil"/>
              <w:left w:val="nil"/>
              <w:bottom w:val="nil"/>
              <w:right w:val="single" w:sz="4" w:space="0" w:color="auto"/>
            </w:tcBorders>
            <w:shd w:val="clear" w:color="000000" w:fill="FCE4D6"/>
            <w:noWrap/>
            <w:vAlign w:val="center"/>
            <w:hideMark/>
          </w:tcPr>
          <w:p w14:paraId="5E45910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2DD8C43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0.839</w:t>
            </w:r>
          </w:p>
        </w:tc>
        <w:tc>
          <w:tcPr>
            <w:tcW w:w="1073" w:type="dxa"/>
            <w:tcBorders>
              <w:top w:val="nil"/>
              <w:left w:val="nil"/>
              <w:bottom w:val="nil"/>
              <w:right w:val="single" w:sz="4" w:space="0" w:color="auto"/>
            </w:tcBorders>
            <w:shd w:val="clear" w:color="auto" w:fill="auto"/>
            <w:noWrap/>
            <w:vAlign w:val="center"/>
            <w:hideMark/>
          </w:tcPr>
          <w:p w14:paraId="6FEBEDD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0.068</w:t>
            </w:r>
          </w:p>
        </w:tc>
        <w:tc>
          <w:tcPr>
            <w:tcW w:w="1073" w:type="dxa"/>
            <w:tcBorders>
              <w:top w:val="nil"/>
              <w:left w:val="nil"/>
              <w:bottom w:val="nil"/>
              <w:right w:val="single" w:sz="4" w:space="0" w:color="auto"/>
            </w:tcBorders>
            <w:shd w:val="clear" w:color="auto" w:fill="auto"/>
            <w:noWrap/>
            <w:vAlign w:val="center"/>
            <w:hideMark/>
          </w:tcPr>
          <w:p w14:paraId="4910EB2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0.010</w:t>
            </w:r>
          </w:p>
        </w:tc>
      </w:tr>
      <w:tr w:rsidR="00987E86" w:rsidRPr="00987E86" w14:paraId="073DF9A7"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4F4BE86F"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Adenovirus</w:t>
            </w:r>
          </w:p>
        </w:tc>
        <w:tc>
          <w:tcPr>
            <w:tcW w:w="740" w:type="dxa"/>
            <w:tcBorders>
              <w:top w:val="nil"/>
              <w:left w:val="nil"/>
              <w:bottom w:val="nil"/>
              <w:right w:val="nil"/>
            </w:tcBorders>
            <w:shd w:val="clear" w:color="auto" w:fill="auto"/>
            <w:vAlign w:val="center"/>
            <w:hideMark/>
          </w:tcPr>
          <w:p w14:paraId="2E20BA6D"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389CA1B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6BF5CE1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4FEF260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2493FD2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nil"/>
              <w:left w:val="nil"/>
              <w:bottom w:val="nil"/>
              <w:right w:val="single" w:sz="4" w:space="0" w:color="auto"/>
            </w:tcBorders>
            <w:shd w:val="clear" w:color="auto" w:fill="auto"/>
            <w:noWrap/>
            <w:vAlign w:val="center"/>
            <w:hideMark/>
          </w:tcPr>
          <w:p w14:paraId="5C642DC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0A3D90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76CC0B4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0CD88FD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6B13BD4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6F50CB7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1.727</w:t>
            </w:r>
          </w:p>
        </w:tc>
        <w:tc>
          <w:tcPr>
            <w:tcW w:w="1073" w:type="dxa"/>
            <w:tcBorders>
              <w:top w:val="nil"/>
              <w:left w:val="nil"/>
              <w:bottom w:val="nil"/>
              <w:right w:val="single" w:sz="4" w:space="0" w:color="auto"/>
            </w:tcBorders>
            <w:shd w:val="clear" w:color="auto" w:fill="auto"/>
            <w:noWrap/>
            <w:vAlign w:val="center"/>
            <w:hideMark/>
          </w:tcPr>
          <w:p w14:paraId="0999A41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0.906</w:t>
            </w:r>
          </w:p>
        </w:tc>
        <w:tc>
          <w:tcPr>
            <w:tcW w:w="1073" w:type="dxa"/>
            <w:tcBorders>
              <w:top w:val="nil"/>
              <w:left w:val="nil"/>
              <w:bottom w:val="nil"/>
              <w:right w:val="single" w:sz="4" w:space="0" w:color="auto"/>
            </w:tcBorders>
            <w:shd w:val="clear" w:color="auto" w:fill="auto"/>
            <w:noWrap/>
            <w:vAlign w:val="center"/>
            <w:hideMark/>
          </w:tcPr>
          <w:p w14:paraId="6637D6F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r>
      <w:tr w:rsidR="00987E86" w:rsidRPr="00987E86" w14:paraId="0FB50504"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6F9F392E"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Coronavirus</w:t>
            </w:r>
          </w:p>
        </w:tc>
        <w:tc>
          <w:tcPr>
            <w:tcW w:w="740" w:type="dxa"/>
            <w:tcBorders>
              <w:top w:val="nil"/>
              <w:left w:val="nil"/>
              <w:bottom w:val="nil"/>
              <w:right w:val="nil"/>
            </w:tcBorders>
            <w:shd w:val="clear" w:color="auto" w:fill="auto"/>
            <w:vAlign w:val="center"/>
            <w:hideMark/>
          </w:tcPr>
          <w:p w14:paraId="4A619EC9"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1E154F47"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vAlign w:val="center"/>
            <w:hideMark/>
          </w:tcPr>
          <w:p w14:paraId="328F0A7F"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34926A5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7006CBB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nil"/>
              <w:left w:val="nil"/>
              <w:bottom w:val="nil"/>
              <w:right w:val="single" w:sz="4" w:space="0" w:color="auto"/>
            </w:tcBorders>
            <w:shd w:val="clear" w:color="auto" w:fill="auto"/>
            <w:noWrap/>
            <w:vAlign w:val="center"/>
            <w:hideMark/>
          </w:tcPr>
          <w:p w14:paraId="4FC2478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6B3FFA3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106ECB7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0580C37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37D866C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03EBCE5E"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1.727</w:t>
            </w:r>
          </w:p>
        </w:tc>
        <w:tc>
          <w:tcPr>
            <w:tcW w:w="1073" w:type="dxa"/>
            <w:tcBorders>
              <w:top w:val="nil"/>
              <w:left w:val="nil"/>
              <w:bottom w:val="nil"/>
              <w:right w:val="single" w:sz="4" w:space="0" w:color="auto"/>
            </w:tcBorders>
            <w:shd w:val="clear" w:color="auto" w:fill="auto"/>
            <w:noWrap/>
            <w:vAlign w:val="center"/>
            <w:hideMark/>
          </w:tcPr>
          <w:p w14:paraId="0858991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0.906</w:t>
            </w:r>
          </w:p>
        </w:tc>
        <w:tc>
          <w:tcPr>
            <w:tcW w:w="1073" w:type="dxa"/>
            <w:tcBorders>
              <w:top w:val="nil"/>
              <w:left w:val="nil"/>
              <w:bottom w:val="nil"/>
              <w:right w:val="single" w:sz="4" w:space="0" w:color="auto"/>
            </w:tcBorders>
            <w:shd w:val="clear" w:color="auto" w:fill="auto"/>
            <w:noWrap/>
            <w:vAlign w:val="center"/>
            <w:hideMark/>
          </w:tcPr>
          <w:p w14:paraId="49F67A0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r>
      <w:tr w:rsidR="00987E86" w:rsidRPr="00987E86" w14:paraId="0D5DF06A"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2E8E1816"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Bocavirus</w:t>
            </w:r>
          </w:p>
        </w:tc>
        <w:tc>
          <w:tcPr>
            <w:tcW w:w="740" w:type="dxa"/>
            <w:tcBorders>
              <w:top w:val="nil"/>
              <w:left w:val="nil"/>
              <w:bottom w:val="nil"/>
              <w:right w:val="nil"/>
            </w:tcBorders>
            <w:shd w:val="clear" w:color="auto" w:fill="auto"/>
            <w:vAlign w:val="center"/>
            <w:hideMark/>
          </w:tcPr>
          <w:p w14:paraId="1C3ECF39"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30A07F4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noWrap/>
            <w:vAlign w:val="center"/>
            <w:hideMark/>
          </w:tcPr>
          <w:p w14:paraId="183F517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1073" w:type="dxa"/>
            <w:tcBorders>
              <w:top w:val="nil"/>
              <w:left w:val="nil"/>
              <w:bottom w:val="nil"/>
              <w:right w:val="single" w:sz="4" w:space="0" w:color="auto"/>
            </w:tcBorders>
            <w:shd w:val="clear" w:color="auto" w:fill="auto"/>
            <w:noWrap/>
            <w:vAlign w:val="center"/>
            <w:hideMark/>
          </w:tcPr>
          <w:p w14:paraId="5023E13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740" w:type="dxa"/>
            <w:tcBorders>
              <w:top w:val="nil"/>
              <w:left w:val="nil"/>
              <w:bottom w:val="nil"/>
              <w:right w:val="nil"/>
            </w:tcBorders>
            <w:shd w:val="clear" w:color="auto" w:fill="auto"/>
            <w:vAlign w:val="center"/>
            <w:hideMark/>
          </w:tcPr>
          <w:p w14:paraId="0B840FA4"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 </w:t>
            </w:r>
          </w:p>
        </w:tc>
        <w:tc>
          <w:tcPr>
            <w:tcW w:w="1073" w:type="dxa"/>
            <w:tcBorders>
              <w:top w:val="nil"/>
              <w:left w:val="nil"/>
              <w:bottom w:val="nil"/>
              <w:right w:val="single" w:sz="4" w:space="0" w:color="auto"/>
            </w:tcBorders>
            <w:shd w:val="clear" w:color="auto" w:fill="auto"/>
            <w:noWrap/>
            <w:vAlign w:val="center"/>
            <w:hideMark/>
          </w:tcPr>
          <w:p w14:paraId="6458C870"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c>
          <w:tcPr>
            <w:tcW w:w="606" w:type="dxa"/>
            <w:tcBorders>
              <w:top w:val="nil"/>
              <w:left w:val="nil"/>
              <w:bottom w:val="nil"/>
              <w:right w:val="nil"/>
            </w:tcBorders>
            <w:shd w:val="clear" w:color="000000" w:fill="FCE4D6"/>
            <w:noWrap/>
            <w:vAlign w:val="center"/>
            <w:hideMark/>
          </w:tcPr>
          <w:p w14:paraId="3D0E63E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6C1C62D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1809F4CF"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51015CF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3C58AA0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1.727</w:t>
            </w:r>
          </w:p>
        </w:tc>
        <w:tc>
          <w:tcPr>
            <w:tcW w:w="1073" w:type="dxa"/>
            <w:tcBorders>
              <w:top w:val="nil"/>
              <w:left w:val="nil"/>
              <w:bottom w:val="nil"/>
              <w:right w:val="single" w:sz="4" w:space="0" w:color="auto"/>
            </w:tcBorders>
            <w:shd w:val="clear" w:color="auto" w:fill="auto"/>
            <w:noWrap/>
            <w:vAlign w:val="center"/>
            <w:hideMark/>
          </w:tcPr>
          <w:p w14:paraId="307EB145"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0.906</w:t>
            </w:r>
          </w:p>
        </w:tc>
        <w:tc>
          <w:tcPr>
            <w:tcW w:w="1073" w:type="dxa"/>
            <w:tcBorders>
              <w:top w:val="nil"/>
              <w:left w:val="nil"/>
              <w:bottom w:val="nil"/>
              <w:right w:val="single" w:sz="4" w:space="0" w:color="auto"/>
            </w:tcBorders>
            <w:shd w:val="clear" w:color="auto" w:fill="auto"/>
            <w:noWrap/>
            <w:vAlign w:val="center"/>
            <w:hideMark/>
          </w:tcPr>
          <w:p w14:paraId="076373C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w:t>
            </w:r>
          </w:p>
        </w:tc>
      </w:tr>
      <w:tr w:rsidR="00987E86" w:rsidRPr="00987E86" w14:paraId="69FA7103" w14:textId="77777777" w:rsidTr="00987E86">
        <w:trPr>
          <w:trHeight w:val="290"/>
        </w:trPr>
        <w:tc>
          <w:tcPr>
            <w:tcW w:w="1617" w:type="dxa"/>
            <w:tcBorders>
              <w:top w:val="nil"/>
              <w:left w:val="single" w:sz="4" w:space="0" w:color="auto"/>
              <w:bottom w:val="nil"/>
              <w:right w:val="single" w:sz="4" w:space="0" w:color="auto"/>
            </w:tcBorders>
            <w:shd w:val="clear" w:color="auto" w:fill="auto"/>
            <w:noWrap/>
            <w:vAlign w:val="center"/>
            <w:hideMark/>
          </w:tcPr>
          <w:p w14:paraId="67DCD8CA"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Other pathogens</w:t>
            </w:r>
          </w:p>
        </w:tc>
        <w:tc>
          <w:tcPr>
            <w:tcW w:w="740" w:type="dxa"/>
            <w:tcBorders>
              <w:top w:val="nil"/>
              <w:left w:val="nil"/>
              <w:bottom w:val="nil"/>
              <w:right w:val="nil"/>
            </w:tcBorders>
            <w:shd w:val="clear" w:color="auto" w:fill="auto"/>
            <w:vAlign w:val="center"/>
            <w:hideMark/>
          </w:tcPr>
          <w:p w14:paraId="1E75A5C3"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0.098</w:t>
            </w:r>
          </w:p>
        </w:tc>
        <w:tc>
          <w:tcPr>
            <w:tcW w:w="1073" w:type="dxa"/>
            <w:tcBorders>
              <w:top w:val="nil"/>
              <w:left w:val="nil"/>
              <w:bottom w:val="nil"/>
              <w:right w:val="single" w:sz="4" w:space="0" w:color="auto"/>
            </w:tcBorders>
            <w:shd w:val="clear" w:color="auto" w:fill="auto"/>
            <w:noWrap/>
            <w:vAlign w:val="center"/>
            <w:hideMark/>
          </w:tcPr>
          <w:p w14:paraId="2264DE4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2.720</w:t>
            </w:r>
          </w:p>
        </w:tc>
        <w:tc>
          <w:tcPr>
            <w:tcW w:w="740" w:type="dxa"/>
            <w:tcBorders>
              <w:top w:val="nil"/>
              <w:left w:val="nil"/>
              <w:bottom w:val="nil"/>
              <w:right w:val="nil"/>
            </w:tcBorders>
            <w:shd w:val="clear" w:color="auto" w:fill="auto"/>
            <w:noWrap/>
            <w:vAlign w:val="center"/>
            <w:hideMark/>
          </w:tcPr>
          <w:p w14:paraId="12B09C6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0.274</w:t>
            </w:r>
          </w:p>
        </w:tc>
        <w:tc>
          <w:tcPr>
            <w:tcW w:w="1073" w:type="dxa"/>
            <w:tcBorders>
              <w:top w:val="nil"/>
              <w:left w:val="nil"/>
              <w:bottom w:val="nil"/>
              <w:right w:val="single" w:sz="4" w:space="0" w:color="auto"/>
            </w:tcBorders>
            <w:shd w:val="clear" w:color="auto" w:fill="auto"/>
            <w:noWrap/>
            <w:vAlign w:val="center"/>
            <w:hideMark/>
          </w:tcPr>
          <w:p w14:paraId="1C6D7F0D"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4.603</w:t>
            </w:r>
          </w:p>
        </w:tc>
        <w:tc>
          <w:tcPr>
            <w:tcW w:w="740" w:type="dxa"/>
            <w:tcBorders>
              <w:top w:val="nil"/>
              <w:left w:val="nil"/>
              <w:bottom w:val="nil"/>
              <w:right w:val="nil"/>
            </w:tcBorders>
            <w:shd w:val="clear" w:color="auto" w:fill="auto"/>
            <w:noWrap/>
            <w:vAlign w:val="center"/>
            <w:hideMark/>
          </w:tcPr>
          <w:p w14:paraId="2FAFE8D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0.282</w:t>
            </w:r>
          </w:p>
        </w:tc>
        <w:tc>
          <w:tcPr>
            <w:tcW w:w="1073" w:type="dxa"/>
            <w:tcBorders>
              <w:top w:val="nil"/>
              <w:left w:val="nil"/>
              <w:bottom w:val="nil"/>
              <w:right w:val="single" w:sz="4" w:space="0" w:color="auto"/>
            </w:tcBorders>
            <w:shd w:val="clear" w:color="auto" w:fill="auto"/>
            <w:noWrap/>
            <w:vAlign w:val="center"/>
            <w:hideMark/>
          </w:tcPr>
          <w:p w14:paraId="0A8384A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1.342</w:t>
            </w:r>
          </w:p>
        </w:tc>
        <w:tc>
          <w:tcPr>
            <w:tcW w:w="606" w:type="dxa"/>
            <w:tcBorders>
              <w:top w:val="nil"/>
              <w:left w:val="nil"/>
              <w:bottom w:val="nil"/>
              <w:right w:val="nil"/>
            </w:tcBorders>
            <w:shd w:val="clear" w:color="000000" w:fill="FCE4D6"/>
            <w:noWrap/>
            <w:vAlign w:val="center"/>
            <w:hideMark/>
          </w:tcPr>
          <w:p w14:paraId="7283BAC6"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42A1372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1.3615</w:t>
            </w:r>
          </w:p>
        </w:tc>
        <w:tc>
          <w:tcPr>
            <w:tcW w:w="606" w:type="dxa"/>
            <w:tcBorders>
              <w:top w:val="nil"/>
              <w:left w:val="nil"/>
              <w:bottom w:val="nil"/>
              <w:right w:val="nil"/>
            </w:tcBorders>
            <w:shd w:val="clear" w:color="000000" w:fill="FCE4D6"/>
            <w:noWrap/>
            <w:vAlign w:val="center"/>
            <w:hideMark/>
          </w:tcPr>
          <w:p w14:paraId="3DCE1C33"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0.05</w:t>
            </w:r>
          </w:p>
        </w:tc>
        <w:tc>
          <w:tcPr>
            <w:tcW w:w="1140" w:type="dxa"/>
            <w:tcBorders>
              <w:top w:val="nil"/>
              <w:left w:val="nil"/>
              <w:bottom w:val="nil"/>
              <w:right w:val="single" w:sz="4" w:space="0" w:color="auto"/>
            </w:tcBorders>
            <w:shd w:val="clear" w:color="000000" w:fill="FCE4D6"/>
            <w:noWrap/>
            <w:vAlign w:val="center"/>
            <w:hideMark/>
          </w:tcPr>
          <w:p w14:paraId="271CB77B"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0.701</w:t>
            </w:r>
          </w:p>
        </w:tc>
        <w:tc>
          <w:tcPr>
            <w:tcW w:w="1073" w:type="dxa"/>
            <w:tcBorders>
              <w:top w:val="nil"/>
              <w:left w:val="nil"/>
              <w:bottom w:val="nil"/>
              <w:right w:val="single" w:sz="4" w:space="0" w:color="auto"/>
            </w:tcBorders>
            <w:shd w:val="clear" w:color="auto" w:fill="auto"/>
            <w:noWrap/>
            <w:vAlign w:val="center"/>
            <w:hideMark/>
          </w:tcPr>
          <w:p w14:paraId="13B7B331"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4.082</w:t>
            </w:r>
          </w:p>
        </w:tc>
        <w:tc>
          <w:tcPr>
            <w:tcW w:w="1073" w:type="dxa"/>
            <w:tcBorders>
              <w:top w:val="nil"/>
              <w:left w:val="nil"/>
              <w:bottom w:val="nil"/>
              <w:right w:val="single" w:sz="4" w:space="0" w:color="auto"/>
            </w:tcBorders>
            <w:shd w:val="clear" w:color="auto" w:fill="auto"/>
            <w:noWrap/>
            <w:vAlign w:val="center"/>
            <w:hideMark/>
          </w:tcPr>
          <w:p w14:paraId="0962198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5.304</w:t>
            </w:r>
          </w:p>
        </w:tc>
        <w:tc>
          <w:tcPr>
            <w:tcW w:w="1073" w:type="dxa"/>
            <w:tcBorders>
              <w:top w:val="nil"/>
              <w:left w:val="nil"/>
              <w:bottom w:val="nil"/>
              <w:right w:val="single" w:sz="4" w:space="0" w:color="auto"/>
            </w:tcBorders>
            <w:shd w:val="clear" w:color="auto" w:fill="auto"/>
            <w:noWrap/>
            <w:vAlign w:val="center"/>
            <w:hideMark/>
          </w:tcPr>
          <w:p w14:paraId="137AD2EC"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1.342</w:t>
            </w:r>
          </w:p>
        </w:tc>
      </w:tr>
      <w:tr w:rsidR="00987E86" w:rsidRPr="00987E86" w14:paraId="10481144" w14:textId="77777777" w:rsidTr="00987E86">
        <w:trPr>
          <w:trHeight w:val="290"/>
        </w:trPr>
        <w:tc>
          <w:tcPr>
            <w:tcW w:w="1617" w:type="dxa"/>
            <w:tcBorders>
              <w:top w:val="single" w:sz="4" w:space="0" w:color="auto"/>
              <w:left w:val="single" w:sz="4" w:space="0" w:color="auto"/>
              <w:bottom w:val="single" w:sz="4" w:space="0" w:color="auto"/>
              <w:right w:val="nil"/>
            </w:tcBorders>
            <w:shd w:val="clear" w:color="auto" w:fill="auto"/>
            <w:noWrap/>
            <w:vAlign w:val="center"/>
            <w:hideMark/>
          </w:tcPr>
          <w:p w14:paraId="47CE72A8" w14:textId="77777777" w:rsidR="00987E86" w:rsidRPr="00987E86" w:rsidRDefault="00987E86" w:rsidP="00987E86">
            <w:pPr>
              <w:spacing w:after="0" w:line="240" w:lineRule="auto"/>
              <w:ind w:firstLine="0"/>
              <w:contextualSpacing w:val="0"/>
              <w:jc w:val="left"/>
              <w:rPr>
                <w:rFonts w:eastAsia="Times New Roman" w:cs="Arial"/>
                <w:color w:val="000000"/>
                <w:sz w:val="20"/>
                <w:szCs w:val="20"/>
                <w:lang w:eastAsia="en-GB"/>
              </w:rPr>
            </w:pPr>
            <w:r w:rsidRPr="00987E86">
              <w:rPr>
                <w:rFonts w:eastAsia="Times New Roman" w:cs="Arial"/>
                <w:color w:val="000000"/>
                <w:sz w:val="20"/>
                <w:szCs w:val="20"/>
                <w:lang w:eastAsia="en-GB"/>
              </w:rPr>
              <w:t>Total</w:t>
            </w:r>
          </w:p>
        </w:tc>
        <w:tc>
          <w:tcPr>
            <w:tcW w:w="740" w:type="dxa"/>
            <w:tcBorders>
              <w:top w:val="single" w:sz="4" w:space="0" w:color="auto"/>
              <w:left w:val="single" w:sz="4" w:space="0" w:color="auto"/>
              <w:bottom w:val="single" w:sz="4" w:space="0" w:color="auto"/>
              <w:right w:val="nil"/>
            </w:tcBorders>
            <w:shd w:val="clear" w:color="auto" w:fill="auto"/>
            <w:vAlign w:val="center"/>
            <w:hideMark/>
          </w:tcPr>
          <w:p w14:paraId="56116674"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 </w:t>
            </w:r>
          </w:p>
        </w:tc>
        <w:tc>
          <w:tcPr>
            <w:tcW w:w="1073" w:type="dxa"/>
            <w:tcBorders>
              <w:top w:val="single" w:sz="4" w:space="0" w:color="auto"/>
              <w:left w:val="nil"/>
              <w:bottom w:val="single" w:sz="4" w:space="0" w:color="auto"/>
              <w:right w:val="single" w:sz="4" w:space="0" w:color="auto"/>
            </w:tcBorders>
            <w:shd w:val="clear" w:color="auto" w:fill="auto"/>
            <w:vAlign w:val="center"/>
            <w:hideMark/>
          </w:tcPr>
          <w:p w14:paraId="74945EA8"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27.76</w:t>
            </w:r>
          </w:p>
        </w:tc>
        <w:tc>
          <w:tcPr>
            <w:tcW w:w="740" w:type="dxa"/>
            <w:tcBorders>
              <w:top w:val="single" w:sz="4" w:space="0" w:color="auto"/>
              <w:left w:val="nil"/>
              <w:bottom w:val="single" w:sz="4" w:space="0" w:color="auto"/>
              <w:right w:val="nil"/>
            </w:tcBorders>
            <w:shd w:val="clear" w:color="auto" w:fill="auto"/>
            <w:noWrap/>
            <w:vAlign w:val="center"/>
            <w:hideMark/>
          </w:tcPr>
          <w:p w14:paraId="7B005029"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single" w:sz="4" w:space="0" w:color="auto"/>
              <w:left w:val="nil"/>
              <w:bottom w:val="single" w:sz="4" w:space="0" w:color="auto"/>
              <w:right w:val="nil"/>
            </w:tcBorders>
            <w:shd w:val="clear" w:color="auto" w:fill="auto"/>
            <w:vAlign w:val="center"/>
            <w:hideMark/>
          </w:tcPr>
          <w:p w14:paraId="56101BEB"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16.8</w:t>
            </w:r>
          </w:p>
        </w:tc>
        <w:tc>
          <w:tcPr>
            <w:tcW w:w="740" w:type="dxa"/>
            <w:tcBorders>
              <w:top w:val="single" w:sz="4" w:space="0" w:color="auto"/>
              <w:left w:val="single" w:sz="4" w:space="0" w:color="auto"/>
              <w:bottom w:val="single" w:sz="4" w:space="0" w:color="auto"/>
              <w:right w:val="nil"/>
            </w:tcBorders>
            <w:shd w:val="clear" w:color="auto" w:fill="auto"/>
            <w:noWrap/>
            <w:vAlign w:val="center"/>
            <w:hideMark/>
          </w:tcPr>
          <w:p w14:paraId="430BFD48"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073" w:type="dxa"/>
            <w:tcBorders>
              <w:top w:val="single" w:sz="4" w:space="0" w:color="auto"/>
              <w:left w:val="nil"/>
              <w:bottom w:val="single" w:sz="4" w:space="0" w:color="auto"/>
              <w:right w:val="single" w:sz="4" w:space="0" w:color="auto"/>
            </w:tcBorders>
            <w:shd w:val="clear" w:color="auto" w:fill="auto"/>
            <w:vAlign w:val="center"/>
            <w:hideMark/>
          </w:tcPr>
          <w:p w14:paraId="3E00971C"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4.76</w:t>
            </w:r>
          </w:p>
        </w:tc>
        <w:tc>
          <w:tcPr>
            <w:tcW w:w="606" w:type="dxa"/>
            <w:tcBorders>
              <w:top w:val="single" w:sz="4" w:space="0" w:color="auto"/>
              <w:left w:val="nil"/>
              <w:bottom w:val="single" w:sz="4" w:space="0" w:color="auto"/>
              <w:right w:val="nil"/>
            </w:tcBorders>
            <w:shd w:val="clear" w:color="000000" w:fill="FCE4D6"/>
            <w:noWrap/>
            <w:vAlign w:val="center"/>
            <w:hideMark/>
          </w:tcPr>
          <w:p w14:paraId="37B1F2DA"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140" w:type="dxa"/>
            <w:tcBorders>
              <w:top w:val="single" w:sz="4" w:space="0" w:color="auto"/>
              <w:left w:val="nil"/>
              <w:bottom w:val="single" w:sz="4" w:space="0" w:color="auto"/>
              <w:right w:val="nil"/>
            </w:tcBorders>
            <w:shd w:val="clear" w:color="000000" w:fill="FCE4D6"/>
            <w:vAlign w:val="center"/>
            <w:hideMark/>
          </w:tcPr>
          <w:p w14:paraId="40BE5B54"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27.23</w:t>
            </w:r>
          </w:p>
        </w:tc>
        <w:tc>
          <w:tcPr>
            <w:tcW w:w="606" w:type="dxa"/>
            <w:tcBorders>
              <w:top w:val="single" w:sz="4" w:space="0" w:color="auto"/>
              <w:left w:val="single" w:sz="4" w:space="0" w:color="auto"/>
              <w:bottom w:val="single" w:sz="4" w:space="0" w:color="auto"/>
              <w:right w:val="nil"/>
            </w:tcBorders>
            <w:shd w:val="clear" w:color="000000" w:fill="FCE4D6"/>
            <w:noWrap/>
            <w:vAlign w:val="center"/>
            <w:hideMark/>
          </w:tcPr>
          <w:p w14:paraId="61C27FF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 </w:t>
            </w:r>
          </w:p>
        </w:tc>
        <w:tc>
          <w:tcPr>
            <w:tcW w:w="1140" w:type="dxa"/>
            <w:tcBorders>
              <w:top w:val="single" w:sz="4" w:space="0" w:color="auto"/>
              <w:left w:val="nil"/>
              <w:bottom w:val="single" w:sz="4" w:space="0" w:color="auto"/>
              <w:right w:val="single" w:sz="4" w:space="0" w:color="auto"/>
            </w:tcBorders>
            <w:shd w:val="clear" w:color="000000" w:fill="FCE4D6"/>
            <w:vAlign w:val="center"/>
            <w:hideMark/>
          </w:tcPr>
          <w:p w14:paraId="7DB396B1" w14:textId="77777777" w:rsidR="00987E86" w:rsidRPr="00987E86" w:rsidRDefault="00987E86" w:rsidP="00987E86">
            <w:pPr>
              <w:spacing w:after="0" w:line="240" w:lineRule="auto"/>
              <w:ind w:firstLine="0"/>
              <w:contextualSpacing w:val="0"/>
              <w:jc w:val="center"/>
              <w:rPr>
                <w:rFonts w:eastAsia="Times New Roman" w:cs="Arial"/>
                <w:sz w:val="20"/>
                <w:szCs w:val="20"/>
                <w:lang w:eastAsia="en-GB"/>
              </w:rPr>
            </w:pPr>
            <w:r w:rsidRPr="00987E86">
              <w:rPr>
                <w:rFonts w:eastAsia="Times New Roman" w:cs="Arial"/>
                <w:sz w:val="20"/>
                <w:szCs w:val="20"/>
                <w:lang w:eastAsia="en-GB"/>
              </w:rPr>
              <w:t>14.02</w:t>
            </w:r>
          </w:p>
        </w:tc>
        <w:tc>
          <w:tcPr>
            <w:tcW w:w="1073" w:type="dxa"/>
            <w:tcBorders>
              <w:top w:val="single" w:sz="4" w:space="0" w:color="auto"/>
              <w:left w:val="nil"/>
              <w:bottom w:val="single" w:sz="4" w:space="0" w:color="auto"/>
              <w:right w:val="nil"/>
            </w:tcBorders>
            <w:shd w:val="clear" w:color="auto" w:fill="auto"/>
            <w:noWrap/>
            <w:vAlign w:val="center"/>
            <w:hideMark/>
          </w:tcPr>
          <w:p w14:paraId="6DA90972"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52.619</w:t>
            </w:r>
          </w:p>
        </w:tc>
        <w:tc>
          <w:tcPr>
            <w:tcW w:w="1073" w:type="dxa"/>
            <w:tcBorders>
              <w:top w:val="single" w:sz="4" w:space="0" w:color="auto"/>
              <w:left w:val="nil"/>
              <w:bottom w:val="single" w:sz="4" w:space="0" w:color="auto"/>
              <w:right w:val="nil"/>
            </w:tcBorders>
            <w:shd w:val="clear" w:color="auto" w:fill="auto"/>
            <w:noWrap/>
            <w:vAlign w:val="center"/>
            <w:hideMark/>
          </w:tcPr>
          <w:p w14:paraId="08DC521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30.362</w:t>
            </w:r>
          </w:p>
        </w:tc>
        <w:tc>
          <w:tcPr>
            <w:tcW w:w="1073" w:type="dxa"/>
            <w:tcBorders>
              <w:top w:val="single" w:sz="4" w:space="0" w:color="auto"/>
              <w:left w:val="nil"/>
              <w:bottom w:val="single" w:sz="4" w:space="0" w:color="auto"/>
              <w:right w:val="single" w:sz="4" w:space="0" w:color="auto"/>
            </w:tcBorders>
            <w:shd w:val="clear" w:color="auto" w:fill="auto"/>
            <w:noWrap/>
            <w:vAlign w:val="center"/>
            <w:hideMark/>
          </w:tcPr>
          <w:p w14:paraId="07457FE4" w14:textId="77777777" w:rsidR="00987E86" w:rsidRPr="00987E86" w:rsidRDefault="00987E86" w:rsidP="00987E86">
            <w:pPr>
              <w:spacing w:after="0" w:line="240" w:lineRule="auto"/>
              <w:ind w:firstLine="0"/>
              <w:contextualSpacing w:val="0"/>
              <w:jc w:val="center"/>
              <w:rPr>
                <w:rFonts w:eastAsia="Times New Roman" w:cs="Arial"/>
                <w:color w:val="000000"/>
                <w:sz w:val="20"/>
                <w:szCs w:val="20"/>
                <w:lang w:eastAsia="en-GB"/>
              </w:rPr>
            </w:pPr>
            <w:r w:rsidRPr="00987E86">
              <w:rPr>
                <w:rFonts w:eastAsia="Times New Roman" w:cs="Arial"/>
                <w:color w:val="000000"/>
                <w:sz w:val="20"/>
                <w:szCs w:val="20"/>
                <w:lang w:eastAsia="en-GB"/>
              </w:rPr>
              <w:t>4.355</w:t>
            </w:r>
          </w:p>
        </w:tc>
      </w:tr>
    </w:tbl>
    <w:p w14:paraId="4FD6AAB6" w14:textId="75FB5B79" w:rsidR="004D0EC8" w:rsidRPr="007A3E4A" w:rsidRDefault="004D0EC8" w:rsidP="004D0EC8">
      <w:pPr>
        <w:pStyle w:val="NoSpacing"/>
        <w:rPr>
          <w:sz w:val="19"/>
          <w:szCs w:val="19"/>
        </w:rPr>
      </w:pPr>
      <w:r w:rsidRPr="007A3E4A">
        <w:rPr>
          <w:sz w:val="19"/>
          <w:szCs w:val="19"/>
        </w:rPr>
        <w:t>The pathogen attributable fractions for the incidence of bronchiolitis are dummy values. These will be updated once data from PERCH is provided for further estimation of these AFs. The majority of bronchiolitis cases are caused by RSV therefore, a high AF of 60%.</w:t>
      </w:r>
    </w:p>
    <w:p w14:paraId="795FF030" w14:textId="511D378F" w:rsidR="004D0EC8" w:rsidRPr="007A3E4A" w:rsidRDefault="004D0EC8" w:rsidP="004D0EC8">
      <w:pPr>
        <w:pStyle w:val="NoSpacing"/>
        <w:rPr>
          <w:sz w:val="19"/>
          <w:szCs w:val="19"/>
        </w:rPr>
      </w:pPr>
      <w:r w:rsidRPr="007A3E4A">
        <w:rPr>
          <w:sz w:val="19"/>
          <w:szCs w:val="19"/>
        </w:rPr>
        <w:t xml:space="preserve">Total ALRI incidence by pathogen in each age group is expressed as cases per 100 children per year – in the parameters Table </w:t>
      </w:r>
      <w:r w:rsidR="00987E86">
        <w:rPr>
          <w:sz w:val="19"/>
          <w:szCs w:val="19"/>
        </w:rPr>
        <w:t>7</w:t>
      </w:r>
      <w:r w:rsidRPr="007A3E4A">
        <w:rPr>
          <w:sz w:val="19"/>
          <w:szCs w:val="19"/>
        </w:rPr>
        <w:t>, these are expressed per 1 child per year</w:t>
      </w:r>
    </w:p>
    <w:p w14:paraId="708E6D1A" w14:textId="77777777" w:rsidR="004D0EC8" w:rsidRDefault="004D0EC8" w:rsidP="004D0EC8">
      <w:pPr>
        <w:pStyle w:val="NoSpacing"/>
        <w:rPr>
          <w:sz w:val="19"/>
          <w:szCs w:val="19"/>
        </w:rPr>
      </w:pPr>
    </w:p>
    <w:p w14:paraId="22FC6E77" w14:textId="77777777" w:rsidR="004D0EC8" w:rsidRDefault="004D0EC8" w:rsidP="004D0EC8">
      <w:pPr>
        <w:spacing w:after="160" w:line="259" w:lineRule="auto"/>
        <w:ind w:firstLine="0"/>
        <w:contextualSpacing w:val="0"/>
        <w:jc w:val="left"/>
        <w:rPr>
          <w:sz w:val="19"/>
          <w:szCs w:val="19"/>
        </w:rPr>
      </w:pPr>
      <w:r>
        <w:rPr>
          <w:sz w:val="19"/>
          <w:szCs w:val="19"/>
        </w:rPr>
        <w:br w:type="page"/>
      </w:r>
    </w:p>
    <w:p w14:paraId="37A177A7" w14:textId="77777777" w:rsidR="007A3E4A" w:rsidRDefault="007A3E4A" w:rsidP="00E31097">
      <w:pPr>
        <w:sectPr w:rsidR="007A3E4A" w:rsidSect="004D0EC8">
          <w:pgSz w:w="16838" w:h="11906" w:orient="landscape"/>
          <w:pgMar w:top="720" w:right="720" w:bottom="720" w:left="720" w:header="709" w:footer="709" w:gutter="0"/>
          <w:cols w:space="708"/>
          <w:docGrid w:linePitch="360"/>
        </w:sectPr>
      </w:pPr>
    </w:p>
    <w:p w14:paraId="705BE13F" w14:textId="77777777" w:rsidR="000979B2" w:rsidRDefault="000979B2" w:rsidP="000979B2">
      <w:pPr>
        <w:pStyle w:val="Heading4"/>
        <w:rPr>
          <w:shd w:val="clear" w:color="auto" w:fill="FFFFFF"/>
        </w:rPr>
      </w:pPr>
      <w:bookmarkStart w:id="18" w:name="_Toc49847087"/>
      <w:bookmarkStart w:id="19" w:name="_Toc64288810"/>
      <w:r>
        <w:rPr>
          <w:shd w:val="clear" w:color="auto" w:fill="FFFFFF"/>
        </w:rPr>
        <w:lastRenderedPageBreak/>
        <w:t>Prognosis, signs and symptoms of ALRI</w:t>
      </w:r>
    </w:p>
    <w:p w14:paraId="0FDD2A32" w14:textId="77777777" w:rsidR="000979B2" w:rsidRPr="00385BF0" w:rsidRDefault="000979B2" w:rsidP="000979B2">
      <w:pPr>
        <w:spacing w:after="0"/>
        <w:rPr>
          <w:shd w:val="clear" w:color="auto" w:fill="FFFFFF"/>
        </w:rPr>
      </w:pPr>
      <w:r>
        <w:rPr>
          <w:shd w:val="clear" w:color="auto" w:fill="FFFFFF"/>
        </w:rPr>
        <w:t xml:space="preserve">The most common lower respiratory infection in infants is viral bronchiolitis, where smaller airway (bronchiole) diameter predisposes </w:t>
      </w:r>
      <w:r>
        <w:t>to airway obstruction – viral infection causing inflammation, mucous secretions and sloughing of epithelial cells into the bronchiole lumen results in varying degrees of airway obstruction</w:t>
      </w:r>
      <w:r>
        <w:fldChar w:fldCharType="begin" w:fldLock="1"/>
      </w:r>
      <w:r>
        <w:instrText>ADDIN CSL_CITATION {"citationItems":[{"id":"ITEM-1","itemData":{"DOI":"10.1056/NEJMra1413456","ISSN":"0028-4793","abstract":"This review on bronchiolitis in young children considers the viruses involved, the current understanding of pathogenesis, host genetic factors and the environment, and the role of season, race, and...","author":[{"dropping-particle":"","family":"Meissner","given":"H. Cody","non-dropping-particle":"","parse-names":false,"suffix":""}],"container-title":"New England Journal of Medicine","editor":[{"dropping-particle":"","family":"Ingelfinger","given":"Julie R.","non-dropping-particle":"","parse-names":false,"suffix":""}],"id":"ITEM-1","issue":"1","issued":{"date-parts":[["2016","1","7"]]},"page":"62-72","publisher":"Massachussetts Medical Society","title":"Viral Bronchiolitis in Children","type":"article-journal","volume":"374"},"uris":["http://www.mendeley.com/documents/?uuid=804536b7-e355-320a-8457-e03d853f90fb"]}],"mendeley":{"formattedCitation":"&lt;sup&gt;19&lt;/sup&gt;","plainTextFormattedCitation":"19","previouslyFormattedCitation":"&lt;sup&gt;18&lt;/sup&gt;"},"properties":{"noteIndex":0},"schema":"https://github.com/citation-style-language/schema/raw/master/csl-citation.json"}</w:instrText>
      </w:r>
      <w:r>
        <w:fldChar w:fldCharType="separate"/>
      </w:r>
      <w:r w:rsidRPr="008C02B1">
        <w:rPr>
          <w:noProof/>
          <w:vertAlign w:val="superscript"/>
        </w:rPr>
        <w:t>19</w:t>
      </w:r>
      <w:r>
        <w:fldChar w:fldCharType="end"/>
      </w:r>
      <w:r>
        <w:t xml:space="preserve">. The most common viral agent is the </w:t>
      </w:r>
      <w:r w:rsidRPr="00872E03">
        <w:t>Re</w:t>
      </w:r>
      <w:r>
        <w:t xml:space="preserve">spiratory Syncytial Virus (RSV). </w:t>
      </w:r>
      <w:r>
        <w:rPr>
          <w:shd w:val="clear" w:color="auto" w:fill="FFFFFF"/>
        </w:rPr>
        <w:t xml:space="preserve">The epidemiology of RSV at sites with warm temperatures and high humidity, such as Malawi, tends to be continuous throughout the year, peaking in </w:t>
      </w:r>
      <w:commentRangeStart w:id="20"/>
      <w:r>
        <w:rPr>
          <w:shd w:val="clear" w:color="auto" w:fill="FFFFFF"/>
        </w:rPr>
        <w:t xml:space="preserve">summer and autumn </w:t>
      </w:r>
      <w:commentRangeEnd w:id="20"/>
      <w:r>
        <w:rPr>
          <w:rStyle w:val="CommentReference"/>
        </w:rPr>
        <w:commentReference w:id="20"/>
      </w:r>
      <w:r>
        <w:rPr>
          <w:shd w:val="clear" w:color="auto" w:fill="FFFFFF"/>
        </w:rPr>
        <w:t>(rainy season)</w:t>
      </w:r>
      <w:r>
        <w:rPr>
          <w:shd w:val="clear" w:color="auto" w:fill="FFFFFF"/>
        </w:rPr>
        <w:fldChar w:fldCharType="begin" w:fldLock="1"/>
      </w:r>
      <w:r>
        <w:rPr>
          <w:shd w:val="clear" w:color="auto" w:fill="FFFFFF"/>
        </w:rPr>
        <w:instrText>ADDIN CSL_CITATION {"citationItems":[{"id":"ITEM-1","itemData":{"DOI":"10.1542/pir.35-12-519","ISSN":"15263347","abstract":"• On the basis of strong research evidence, respiratory syncytial virus (RSV) is the most frequent cause of bronchiolitis and pneumonia in infants and young children and a source of significant morbidity, mortality, and financial burden worldwide. (2) • On the basis of some research evidence and consensus, transmission occurs through inoculation of the nasopharyngeal or conjunctival mucosa with respiratory secretions from infected individuals. Viral shedding persists for approximately 1 week but can be significantly prolonged in immunocompromised individuals. (3) • On the basis of expert opinion, infants with RSV infection typically present with upper respiratory tract symptoms that frequently progress to involve the lower respiratory tract with cough, wheeze, and increased work of breathing. Chest radiography typically reveals hyperinflation, patchy infiltrates, and atelectasis. Apnea can be the presenting manifestation, especially in young infants. The diagnosis of RSV bronchiolitis should be based on history and physical examination and does not require radiographic or laboratory studies. • On the basis of expert opinion, supportive care is the mainstay of therapy for RSV disease and is directed at ensuring adequate oxygenation, improving respiratory toilet, and meeting fluid and nutrition requirements. Chest physiotherapy should not be used. Severe respiratory failure requires mechanical ventilatory support and occasionally high-frequency oscillatory ventilation or extracorporeal membrane oxygenation. • Adrenergic α- and β-agonists do not provide consistent benefit in the treatment of RSV infection. Similarly, neither systemic nor inhaled corticosteroids have been found to provide clear advantages in this setting. Therefore, these pharmacologic agents should not be used in infants and children diagnosed as having RSV bronchiolitis. Hypertonic saline may be used in hospitalized patients but not in the emergency setting. • On the basis of some research evidence and consensus, the antiviral drug ribavirin is also not recommended for routine treatment of RSV infection but may be considered in select immunocompromised individuals. Antibiotics should not be used in infants and children diagnosed as having RSV bronchiolitis, unless there is evidence or suspicion of a concomitant bacterial infection. (4)(5)(6) • On the basis of strong research evidence, hand washing or disinfection by all caregivers and contact isolation of patients are highly effective in …","author":[{"dropping-particle":"","family":"Piedimonte","given":"Giovanni","non-dropping-particle":"","parse-names":false,"suffix":""},{"dropping-particle":"","family":"Perez","given":"Miriam K.","non-dropping-particle":"","parse-names":false,"suffix":""}],"container-title":"Pediatrics in Review","id":"ITEM-1","issue":"12","issued":{"date-parts":[["2014","12","1"]]},"page":"519-530","publisher":"American Academy of Pediatrics","title":"Respiratory syncytial virus infection and bronchiolitis","type":"article-journal","volume":"35"},"uris":["http://www.mendeley.com/documents/?uuid=94d0e4e7-9bf7-300f-a369-1627539132f1"]}],"mendeley":{"formattedCitation":"&lt;sup&gt;20&lt;/sup&gt;","plainTextFormattedCitation":"20","previouslyFormattedCitation":"&lt;sup&gt;19&lt;/sup&gt;"},"properties":{"noteIndex":0},"schema":"https://github.com/citation-style-language/schema/raw/master/csl-citation.json"}</w:instrText>
      </w:r>
      <w:r>
        <w:rPr>
          <w:shd w:val="clear" w:color="auto" w:fill="FFFFFF"/>
        </w:rPr>
        <w:fldChar w:fldCharType="separate"/>
      </w:r>
      <w:r w:rsidRPr="008C02B1">
        <w:rPr>
          <w:noProof/>
          <w:shd w:val="clear" w:color="auto" w:fill="FFFFFF"/>
          <w:vertAlign w:val="superscript"/>
        </w:rPr>
        <w:t>20</w:t>
      </w:r>
      <w:r>
        <w:rPr>
          <w:shd w:val="clear" w:color="auto" w:fill="FFFFFF"/>
        </w:rPr>
        <w:fldChar w:fldCharType="end"/>
      </w:r>
      <w:r>
        <w:rPr>
          <w:shd w:val="clear" w:color="auto" w:fill="FFFFFF"/>
        </w:rPr>
        <w:t xml:space="preserve">. </w:t>
      </w:r>
    </w:p>
    <w:p w14:paraId="32A880D4" w14:textId="77777777" w:rsidR="000979B2" w:rsidRDefault="000979B2" w:rsidP="000979B2">
      <w:pPr>
        <w:rPr>
          <w:shd w:val="clear" w:color="auto" w:fill="FFFFFF"/>
        </w:rPr>
      </w:pPr>
      <w:r>
        <w:t>1 – 2 days following an initial upper respiratory prodrome,</w:t>
      </w:r>
      <w:r w:rsidRPr="0065581B">
        <w:t xml:space="preserve"> </w:t>
      </w:r>
      <w:r>
        <w:t>including cough, sneezing, nasal congestion, poor feeding and low-grade fever</w:t>
      </w:r>
      <w:r>
        <w:fldChar w:fldCharType="begin" w:fldLock="1"/>
      </w:r>
      <w:r>
        <w:instrText>ADDIN CSL_CITATION {"citationItems":[{"id":"ITEM-1","itemData":{"DOI":"10.1097/01.NPR.0000490395.74098.08","ISSN":"0361-1817","abstract":"Respiratory syncytial virus (RSV) is one of the major causes of respiratory tract illness in children and can lead to signifi cant infection and death. This article discusses the incidence, clinical presentation, diagnosis, current treatment, and prevention options to successfully diagnose and treat infections caused by RSV.","author":[{"dropping-particle":"","family":"Napierkowski","given":"Daria B.","non-dropping-particle":"","parse-names":false,"suffix":""}],"container-title":"The Nurse Practitioner","id":"ITEM-1","issue":"9","issued":{"date-parts":[["2016","9"]]},"page":"1-4","publisher":"Lippincott Williams and Wilkins","title":"Diagnosing and treating respiratory syncytial virus bronchiolitis","type":"article-journal","volume":"41"},"uris":["http://www.mendeley.com/documents/?uuid=c43d83a1-4685-3344-b017-4f0c6b2a7f23"]}],"mendeley":{"formattedCitation":"&lt;sup&gt;21&lt;/sup&gt;","plainTextFormattedCitation":"21","previouslyFormattedCitation":"&lt;sup&gt;20&lt;/sup&gt;"},"properties":{"noteIndex":0},"schema":"https://github.com/citation-style-language/schema/raw/master/csl-citation.json"}</w:instrText>
      </w:r>
      <w:r>
        <w:fldChar w:fldCharType="separate"/>
      </w:r>
      <w:r w:rsidRPr="008C02B1">
        <w:rPr>
          <w:noProof/>
          <w:vertAlign w:val="superscript"/>
        </w:rPr>
        <w:t>21</w:t>
      </w:r>
      <w:r>
        <w:fldChar w:fldCharType="end"/>
      </w:r>
      <w:r>
        <w:t xml:space="preserve">, the child will display </w:t>
      </w:r>
      <w:r>
        <w:rPr>
          <w:shd w:val="clear" w:color="auto" w:fill="FFFFFF"/>
        </w:rPr>
        <w:t>increased respiratory effort, tachypnoea (fast breathing for age), wheezing,</w:t>
      </w:r>
      <w:r w:rsidRPr="00856DFE">
        <w:t xml:space="preserve"> </w:t>
      </w:r>
      <w:r>
        <w:t>and hyperinflation caused by air trapping in the alveoli. These are common features of bronchiolitis. If there is a complete obstruction of the bronchiole, it stops alveolar ventilation as gases are absorbed into the circulation and the alveolus collapses – localised atelectasis</w:t>
      </w:r>
      <w:r>
        <w:fldChar w:fldCharType="begin" w:fldLock="1"/>
      </w:r>
      <w:r>
        <w:instrText>ADDIN CSL_CITATION {"citationItems":[{"id":"ITEM-1","itemData":{"DOI":"10.1056/NEJMra1413456","ISSN":"0028-4793","abstract":"This review on bronchiolitis in young children considers the viruses involved, the current understanding of pathogenesis, host genetic factors and the environment, and the role of season, race, and...","author":[{"dropping-particle":"","family":"Meissner","given":"H. Cody","non-dropping-particle":"","parse-names":false,"suffix":""}],"container-title":"New England Journal of Medicine","editor":[{"dropping-particle":"","family":"Ingelfinger","given":"Julie R.","non-dropping-particle":"","parse-names":false,"suffix":""}],"id":"ITEM-1","issue":"1","issued":{"date-parts":[["2016","1","7"]]},"page":"62-72","publisher":"Massachussetts Medical Society","title":"Viral Bronchiolitis in Children","type":"article-journal","volume":"374"},"uris":["http://www.mendeley.com/documents/?uuid=804536b7-e355-320a-8457-e03d853f90fb"]}],"mendeley":{"formattedCitation":"&lt;sup&gt;19&lt;/sup&gt;","plainTextFormattedCitation":"19","previouslyFormattedCitation":"&lt;sup&gt;18&lt;/sup&gt;"},"properties":{"noteIndex":0},"schema":"https://github.com/citation-style-language/schema/raw/master/csl-citation.json"}</w:instrText>
      </w:r>
      <w:r>
        <w:fldChar w:fldCharType="separate"/>
      </w:r>
      <w:r w:rsidRPr="008C02B1">
        <w:rPr>
          <w:noProof/>
          <w:vertAlign w:val="superscript"/>
        </w:rPr>
        <w:t>19</w:t>
      </w:r>
      <w:r>
        <w:fldChar w:fldCharType="end"/>
      </w:r>
      <w:r>
        <w:t xml:space="preserve"> (or lung collapse). </w:t>
      </w:r>
    </w:p>
    <w:p w14:paraId="0563157E" w14:textId="77777777" w:rsidR="000979B2" w:rsidRDefault="000979B2" w:rsidP="000979B2">
      <w:pPr>
        <w:spacing w:after="0"/>
        <w:rPr>
          <w:color w:val="FF0000"/>
        </w:rPr>
      </w:pPr>
      <w:r>
        <w:rPr>
          <w:shd w:val="clear" w:color="auto" w:fill="FFFFFF"/>
        </w:rPr>
        <w:t xml:space="preserve">Pathogen invasion and proliferation into the lung parenchyma (where gas exchange occurs) and the </w:t>
      </w:r>
      <w:r>
        <w:rPr>
          <w:color w:val="000000"/>
          <w:shd w:val="clear" w:color="auto" w:fill="FFFFFF"/>
        </w:rPr>
        <w:t>host’s inflammatory response against it causes the clinical syndrome of </w:t>
      </w:r>
      <w:r w:rsidRPr="0000109A">
        <w:t>pneumonia</w:t>
      </w:r>
      <w:r>
        <w:t>. Bacterial causes of pneumonia tend to produce more severe disease than viral pneumonia</w:t>
      </w:r>
      <w:r>
        <w:fldChar w:fldCharType="begin" w:fldLock="1"/>
      </w:r>
      <w:r>
        <w:instrText>ADDIN CSL_CITATION {"citationItems":[{"id":"ITEM-1","itemData":{"DOI":"10.1016/S0140-6736(19)30721-4","abstract":"Background Pneumonia is the leading cause of death among children younger than 5 years. In this study, we estimated causes of pneumonia in young African and Asian children, using novel analytical methods applied to clinical and microbiological findings.","author":[{"dropping-particle":"","family":"O","given":"Katherine L","non-dropping-particle":"","parse-names":false,"suffix":""},{"dropping-particle":"","family":"Baggett","given":"Henry C","non-dropping-particle":"","parse-names":false,"suffix":""},{"dropping-particle":"","family":"Abdullah Brooks","given":"W","non-dropping-particle":"","parse-names":false,"suffix":""},{"dropping-particle":"","family":"Feikin","given":"Daniel R","non-dropping-particle":"","parse-names":false,"suffix":""},{"dropping-particle":"","family":"Hammitt","given":"Laura L","non-dropping-particle":"","parse-names":false,"suffix":""},{"dropping-particle":"","family":"Higdon","given":"Melissa M","non-dropping-particle":"","parse-names":false,"suffix":""},{"dropping-particle":"","family":"C Howie","given":"Stephen R","non-dropping-particle":"","parse-names":false,"suffix":""},{"dropping-particle":"","family":"Deloria Knoll","given":"Maria","non-dropping-particle":"","parse-names":false,"suffix":""},{"dropping-particle":"","family":"Kotloff","given":"Karen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R","non-dropping-particle":"","parse-names":false,"suffix":""},{"dropping-particle":"","family":"Prosperi","given":"Christine","non-dropping-particle":"","parse-names":false,"suffix":""},{"dropping-particle":"","family":"Anthony Scott","given":"J G","non-dropping-particle":"","parse-names":false,"suffix":""},{"dropping-particle":"","family":"Shi","given":"Qiyuan","non-dropping-particle":"","parse-names":false,"suffix":""},{"dropping-particle":"","family":"Thea","given":"Donald M","non-dropping-particle":"","parse-names":false,"suffix":""},{"dropping-particle":"","family":"Wu","given":"Zhenke","non-dropping-particle":"","parse-names":false,"suffix":""},{"dropping-particle":"","family":"Zeger","given":"Scott L","non-dropping-particle":"","parse-names":false,"suffix":""},{"dropping-particle":"V","family":"Adrian","given":"Peter","non-dropping-particle":"","parse-names":false,"suffix":""},{"dropping-particle":"","family":"Akarasewi","given":"Pasakorn","non-dropping-particle":"","parse-names":false,"suffix":""},{"dropping-particle":"","family":"Anderson","given":"Trevor P","non-dropping-particle":"","parse-names":false,"suffix":""},{"dropping-particle":"","family":"Antonio","given":"Martin","non-dropping-particle":"","parse-names":false,"suffix":""},{"dropping-particle":"","family":"Awori","given":"Juliet O","non-dropping-particle":"","parse-names":false,"suffix":""},{"dropping-particle":"","family":"Baillie","given":"Vicky L","non-dropping-particle":"","parse-names":false,"suffix":""},{"dropping-particle":"","family":"Bunthi","given":"Charatdao","non-dropping-particle":"","parse-names":false,"suffix":""},{"dropping-particle":"","family":"Chipeta","given":"James","non-dropping-particle":"","parse-names":false,"suffix":""},{"dropping-particle":"","family":"Jobayer Chisti","given":"Mohammod","non-dropping-particle":"","parse-names":false,"suffix":""},{"dropping-particle":"","family":"Crawley","given":"Jane","non-dropping-particle":"","parse-names":false,"suffix":""},{"dropping-particle":"","family":"DeLuca","given":"Andrea N","non-dropping-particle":"","parse-names":false,"suffix":""},{"dropping-particle":"","family":"Driscoll","given":"Amanda J","non-dropping-particle":"","parse-names":false,"suffix":""},{"dropping-particle":"","family":"Ebruke","given":"Bernard E","non-dropping-particle":"","parse-names":false,"suffix":""},{"dropping-particle":"","family":"Endtz","given":"Hubert P","non-dropping-particle":"","parse-names":false,"suffix":""},{"dropping-particle":"","family":"Fancourt","given":"Nicholas","non-dropping-particle":"","parse-names":false,"suffix":""},{"dropping-particle":"","family":"Fu","given":"Wei","non-dropping-particle":"","parse-names":false,"suffix":""},{"dropping-particle":"","family":"Goswami","given":"Doli","non-dropping-particle":"","parse-names":false,"suffix":""},{"dropping-particle":"","family":"Groome","given":"Michelle J","non-dropping-particle":"","parse-names":false,"suffix":""},{"dropping-particle":"","family":"Haddix","given":"Meredith","non-dropping-particle":"","parse-names":false,"suffix":""},{"dropping-particle":"","family":"Hossain","given":"Lokman","non-dropping-particle":"","parse-names":false,"suffix":""},{"dropping-particle":"","family":"Jahan","given":"Yasmin","non-dropping-particle":"","parse-names":false,"suffix":""},{"dropping-particle":"","family":"Wangeci Kagucia","given":"E","non-dropping-particle":"","parse-names":false,"suffix":""},{"dropping-particle":"","family":"Kamau","given":"Alice","non-dropping-particle":"","parse-names":false,"suffix":""},{"dropping-particle":"","family":"Karron","given":"Ruth A","non-dropping-particle":"","parse-names":false,"suffix":""},{"dropping-particle":"","family":"Kazungu","given":"Sidi","non-dropping-particle":"","parse-names":false,"suffix":""},{"dropping-particle":"","family":"Kourouma","given":"Nana","non-dropping-particle":"","parse-names":false,"suffix":""},{"dropping-particle":"","family":"Kuwanda","given":"Locadiah","non-dropping-particle":"","parse-names":false,"suffix":""},{"dropping-particle":"","family":"Kwenda","given":"Geoffrey","non-dropping-particle":"","parse-names":false,"suffix":""},{"dropping-particle":"","family":"Li","given":"Mengying","non-dropping-particle":"","parse-names":false,"suffix":""},{"dropping-particle":"","family":"Machuka","given":"Eunice M","non-dropping-particle":"","parse-names":false,"suffix":""},{"dropping-particle":"","family":"Mackenzie","given":"Grant","non-dropping-particle":"","parse-names":false,"suffix":""},{"dropping-particle":"","family":"Mahomed","given":"Nasreen","non-dropping-particle":"","parse-names":false,"suffix":""},{"dropping-particle":"","family":"Maloney","given":"Susan A","non-dropping-particle":"","parse-names":false,"suffix":""},{"dropping-particle":"","family":"McLellan","given":"Jessica L","non-dropping-particle":"","parse-names":false,"suffix":""},{"dropping-particle":"","family":"Mitchell","given":"Joanne L","non-dropping-particle":"","parse-names":false,"suffix":""},{"dropping-particle":"","family":"Moore","given":"David P","non-dropping-particle":"","parse-names":false,"suffix":""},{"dropping-particle":"","family":"Morpeth","given":"Susan C","non-dropping-particle":"","parse-names":false,"suffix":""},{"dropping-particle":"","family":"Mudau","given":"Azwifarwi","non-dropping-particle":"","parse-names":false,"suffix":""},{"dropping-particle":"","family":"Mwananyanda","given":"Lawrence","non-dropping-particle":"","parse-names":false,"suffix":""},{"dropping-particle":"","family":"Mwansa","given":"James","non-dropping-particle":"","parse-names":false,"suffix":""},{"dropping-particle":"","family":"Silaba Ominde","given":"Micah","non-dropping-particle":"","parse-names":false,"suffix":""},{"dropping-particle":"","family":"Onwuchekwa","given":"Uma","non-dropping-particle":"","parse-names":false,"suffix":""},{"dropping-particle":"","family":"Park","given":"Daniel E","non-dropping-particle":"","parse-names":false,"suffix":""},{"dropping-particle":"","family":"Rhodes","given":"Julia","non-dropping-particle":"","parse-names":false,"suffix":""},{"dropping-particle":"","family":"Sawatwong","given":"Pongpun","non-dropping-particle":"","parse-names":false,"suffix":""},{"dropping-particle":"","family":"Seidenberg","given":"Phil","non-dropping-particle":"","parse-names":false,"suffix":""},{"dropping-particle":"","family":"Shamsul","given":"Arifin","non-dropping-particle":"","parse-names":false,"suffix":""},{"dropping-particle":"","family":"Simões","given":"Eric AF","non-dropping-particle":"","parse-names":false,"suffix":""},{"dropping-particle":"","family":"Sissoko","given":"Seydou","non-dropping-particle":"","parse-names":false,"suffix":""},{"dropping-particle":"","family":"Wa Somwe","given":"Somwe","non-dropping-particle":"","parse-names":false,"suffix":""},{"dropping-particle":"","family":"Sow","given":"Samba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Tapia","given":"Milagritos D","non-dropping-particle":"","parse-names":false,"suffix":""},{"dropping-particle":"","family":"Thamthitiwat","given":"Somsak","non-dropping-particle":"","parse-names":false,"suffix":""},{"dropping-particle":"","family":"Toure","given":"Aliou","non-dropping-particle":"","parse-names":false,"suffix":""},{"dropping-particle":"","family":"Watson","given":"Nora L","non-dropping-particle":"","parse-names":false,"suffix":""},{"dropping-particle":"","family":"Zaman","given":"Khalequ","non-dropping-particle":"","parse-names":false,"suffix":""},{"dropping-particle":"","family":"A Zaman","given":"Syed M","non-dropping-particle":"","parse-names":false,"suffix":""},{"dropping-particle":"","family":"Pneumonia Etiology Research for Child Health Study Group","given":"The","non-dropping-particle":"","parse-names":false,"suffix":""}],"id":"ITEM-1","issued":{"date-parts":[["2019"]]},"title":"Articles Causes of severe pneumonia requiring hospital admission in children without HIV infection from Africa and Asia: the PERCH multi-country case-control study","type":"article-journal"},"uris":["http://www.mendeley.com/documents/?uuid=f0fa90d6-d005-3f52-a02f-3e5d68e8a2da"]}],"mendeley":{"formattedCitation":"&lt;sup&gt;10&lt;/sup&gt;","plainTextFormattedCitation":"10","previouslyFormattedCitation":"&lt;sup&gt;9&lt;/sup&gt;"},"properties":{"noteIndex":0},"schema":"https://github.com/citation-style-language/schema/raw/master/csl-citation.json"}</w:instrText>
      </w:r>
      <w:r>
        <w:fldChar w:fldCharType="separate"/>
      </w:r>
      <w:r w:rsidRPr="008C02B1">
        <w:rPr>
          <w:noProof/>
          <w:vertAlign w:val="superscript"/>
        </w:rPr>
        <w:t>10</w:t>
      </w:r>
      <w:r>
        <w:fldChar w:fldCharType="end"/>
      </w:r>
      <w:r>
        <w:t>. I</w:t>
      </w:r>
      <w:r>
        <w:rPr>
          <w:shd w:val="clear" w:color="auto" w:fill="FFFFFF"/>
        </w:rPr>
        <w:t xml:space="preserve">nflammation and </w:t>
      </w:r>
      <w:r>
        <w:rPr>
          <w:color w:val="000000"/>
          <w:shd w:val="clear" w:color="auto" w:fill="FFFFFF"/>
        </w:rPr>
        <w:t>exudative fluid accumulates in the pulmonary parenchyma compromises respiratory function</w:t>
      </w:r>
      <w:r>
        <w:rPr>
          <w:color w:val="000000"/>
          <w:shd w:val="clear" w:color="auto" w:fill="FFFFFF"/>
        </w:rPr>
        <w:fldChar w:fldCharType="begin" w:fldLock="1"/>
      </w:r>
      <w:r>
        <w:rPr>
          <w:color w:val="000000"/>
          <w:shd w:val="clear" w:color="auto" w:fill="FFFFFF"/>
        </w:rPr>
        <w:instrText>ADDIN CSL_CITATION {"citationItems":[{"id":"ITEM-1","itemData":{"DOI":"10.1152/PHYSREV.00032.2017","ISSN":"15221210","PMID":"29767563","abstract":"Pneumonia is a type of acute lower respiratory infection that is common and severe. The outcome of lower respiratory infection is determined by the degrees to which immunity is protective and inflammation is damaging. Intercellular and interorgan signaling net-works coordinate these actions to fight infection and protect the tissue. Cells residing in the lung initiate and steer these responses, with additional immunity effectors recruited from the bloodstream. Responses of extrapulmonary tissues, including the liver, bone marrow, and others, are essential to resistance and resilience. Responses in the lung and extrapulmonary organs can also be counterproductive and drive acute and chronic comorbidities after respiratory infection. This review discusses cell-specific and organ-specific roles in the integrated physiological response to acute lung infection, and the mechanisms by which intercellular and interorgan signaling contribute to host defense and healthy respiratory physiology or to acute lung injury, chronic pulmonary disease, and adverse extrapulmonary sequelae. Pneumonia should no longer be perceived as simply an acute infection of the lung. Pneumonia susceptibility reflects ongoing and poorly understood chronic conditions, and pneumonia results in diverse and often persistent deleterious consequences for multiple physiological systems.","author":[{"dropping-particle":"","family":"Quinton","given":"Lee J.","non-dropping-particle":"","parse-names":false,"suffix":""},{"dropping-particle":"","family":"Walkey","given":"Allan J.","non-dropping-particle":"","parse-names":false,"suffix":""},{"dropping-particle":"","family":"Mizgerd","given":"Joseph P.","non-dropping-particle":"","parse-names":false,"suffix":""}],"container-title":"Physiological Reviews","id":"ITEM-1","issue":"3","issued":{"date-parts":[["2018","5","16"]]},"page":"1417-1464","publisher":"American Physiological Society","title":"Integrative physiology of pneumonia","type":"article-journal","volume":"98"},"uris":["http://www.mendeley.com/documents/?uuid=a2b8eba8-1303-33da-86f0-bfd8a0912c89"]}],"mendeley":{"formattedCitation":"&lt;sup&gt;22&lt;/sup&gt;","plainTextFormattedCitation":"22","previouslyFormattedCitation":"&lt;sup&gt;21&lt;/sup&gt;"},"properties":{"noteIndex":0},"schema":"https://github.com/citation-style-language/schema/raw/master/csl-citation.json"}</w:instrText>
      </w:r>
      <w:r>
        <w:rPr>
          <w:color w:val="000000"/>
          <w:shd w:val="clear" w:color="auto" w:fill="FFFFFF"/>
        </w:rPr>
        <w:fldChar w:fldCharType="separate"/>
      </w:r>
      <w:r w:rsidRPr="008C02B1">
        <w:rPr>
          <w:noProof/>
          <w:color w:val="000000"/>
          <w:shd w:val="clear" w:color="auto" w:fill="FFFFFF"/>
          <w:vertAlign w:val="superscript"/>
        </w:rPr>
        <w:t>22</w:t>
      </w:r>
      <w:r>
        <w:rPr>
          <w:color w:val="000000"/>
          <w:shd w:val="clear" w:color="auto" w:fill="FFFFFF"/>
        </w:rPr>
        <w:fldChar w:fldCharType="end"/>
      </w:r>
      <w:r>
        <w:rPr>
          <w:color w:val="000000"/>
          <w:shd w:val="clear" w:color="auto" w:fill="FFFFFF"/>
        </w:rPr>
        <w:t>; r</w:t>
      </w:r>
      <w:r>
        <w:t>elated symptoms include cough, difficulty breathing, fast breathing, drawing the muscles under the chest when breathing, and poor feeding, and in young infants, apnoea, grunting and head nodding as signs of severe respiratory distress</w:t>
      </w:r>
      <w:r>
        <w:fldChar w:fldCharType="begin" w:fldLock="1"/>
      </w:r>
      <w:r>
        <w:instrText>ADDIN CSL_CITATION {"citationItems":[{"id":"ITEM-1","itemData":{"DOI":"10.1097/MCC.0000000000000435","ISSN":"1070-5295","abstract":"Purpose of review We aim to review the epidemiology of pneumonia with bacterial and viral coinfection, the pathogenesis and clinical impact of coinfection along with the current state of treatment and outcomes. Recent findings Emphasis is given to the pathogenesis of bacterial and viral co-infection including specific highlighting on influenza, rhinovirus, respiratory syncytial virus and cytomegalovirus. Updates on the current state of diagnosis and management are included, as well as on areas where future research can be directed to improve patient clinical outcomes regarding viral and bacterial coinfection. Summary Bacterial and viral coinfection is increasingly recognized as an underlying etiology for community- and hospital-acquired infections. Coinfections may be a risk factor for ICU admission, severity of disease, and mortality. Clinicians must be aware of these coinfections for appropriate management and prognostication, as well as for the prevention of nosocomial spread of viral illness.","author":[{"dropping-particle":"","family":"Cawcutt","given":"Kelly","non-dropping-particle":"","parse-names":false,"suffix":""},{"dropping-particle":"","family":"Kalil","given":"Andre C.","non-dropping-particle":"","parse-names":false,"suffix":""}],"container-title":"Current Opinion in Critical Care","id":"ITEM-1","issue":"5","issued":{"date-parts":[["2017","10","1"]]},"page":"385-390","publisher":"Lippincott Williams and Wilkins","title":"Pneumonia with bacterial and viral coinfection","type":"article-journal","volume":"23"},"uris":["http://www.mendeley.com/documents/?uuid=edd481eb-4dfe-3508-83ba-f0783740ccb7"]}],"mendeley":{"formattedCitation":"&lt;sup&gt;23&lt;/sup&gt;","plainTextFormattedCitation":"23","previouslyFormattedCitation":"&lt;sup&gt;22&lt;/sup&gt;"},"properties":{"noteIndex":0},"schema":"https://github.com/citation-style-language/schema/raw/master/csl-citation.json"}</w:instrText>
      </w:r>
      <w:r>
        <w:fldChar w:fldCharType="separate"/>
      </w:r>
      <w:r w:rsidRPr="008C02B1">
        <w:rPr>
          <w:noProof/>
          <w:vertAlign w:val="superscript"/>
        </w:rPr>
        <w:t>23</w:t>
      </w:r>
      <w:r>
        <w:fldChar w:fldCharType="end"/>
      </w:r>
      <w:r>
        <w:t>.</w:t>
      </w:r>
      <w:r w:rsidRPr="0097034B">
        <w:rPr>
          <w:color w:val="FF0000"/>
        </w:rPr>
        <w:t xml:space="preserve"> </w:t>
      </w:r>
    </w:p>
    <w:p w14:paraId="453C3965" w14:textId="77777777" w:rsidR="000979B2" w:rsidRDefault="000979B2" w:rsidP="000979B2">
      <w:r>
        <w:rPr>
          <w:shd w:val="clear" w:color="auto" w:fill="FFFFFF"/>
        </w:rPr>
        <w:t xml:space="preserve">A single pathogen can cause several clinical illnesses at once, in particular respiratory viruses. For this model, </w:t>
      </w:r>
      <w:r>
        <w:t>only the more severe disease will be registered as the underlying condition: ascending severity is viral bronchiolitis, viral pneumonia, to bacterial pneumonia.</w:t>
      </w:r>
      <w:r>
        <w:rPr>
          <w:color w:val="000000"/>
          <w:shd w:val="clear" w:color="auto" w:fill="FFFFFF"/>
        </w:rPr>
        <w:t xml:space="preserve"> </w:t>
      </w:r>
      <w:r>
        <w:t>Hence, in the natural history model structure, the ALRIs are grouped into three disease categories: Primary Viral Pneumonia, Primary/Secondary Bacterial Pneumonia which includes viral/ bacterial co-infection, and Viral Bronchiolitis. This choice of grouping primary bacterial pneumonia with a co/secondary bacterial pneumonia is backed up by evidence that children with bacterial infections alone or with viral-bacterial co-infection have worse outcomes than children with a single or dual viral infection alone</w:t>
      </w:r>
      <w:r>
        <w:fldChar w:fldCharType="begin" w:fldLock="1"/>
      </w:r>
      <w:r>
        <w:instrText>ADDIN CSL_CITATION {"citationItems":[{"id":"ITEM-1","itemData":{"DOI":"10.1093/infdis/jix641","abstract":"Background. Recognition that coinfections are common in children with community-acquired pneumonia (CAP) is increasing, but gaps remain in our understanding of their frequency and importance. Methods. We analyzed data from 2219 children hospitalized with CAP and compared demographic and clinical characteristics and outcomes between groups with viruses alone, bacteria alone, or coinfections. We also assessed the frequency of selected pairings of codetected pathogens and their clinical characteristics. Results. A total of 576 children (26%) had a coinfection. Children with only virus detected were younger, more likely to be black, and more likely to have comorbidities such as asthma, compared with children infected with typical bacteria alone. Children with virus-bacterium coinfections had a higher frequency of leukocytosis, consolidation on chest radiography, parapneumonic effusions, intensive care unit admission, and need for mechanical ventilation and an increased length of stay, compared with children infected with viruses alone. Virus-virus coinfections were generally comparable to single-virus infections, with the exception of the need for oxygen supplementation, which was higher during the first 24 hours of hospitalization in some virus-virus pairings. Conclusions. Coinfections occurred in 26% of children hospitalized for CAP. Children with typical bacterial infections, alone or complicated by a viral infection, have worse outcomes than children infected with a virus alone.","author":[{"dropping-particle":"","family":"Nolan","given":"Vikki G","non-dropping-particle":"","parse-names":false,"suffix":""},{"dropping-particle":"","family":"Arnold","given":"Sandra R","non-dropping-particle":"","parse-names":false,"suffix":""},{"dropping-particle":"","family":"Bramley","given":"Anna M","non-dropping-particle":"","parse-names":false,"suffix":""},{"dropping-particle":"","family":"Ampofo","given":"Krow","non-dropping-particle":"","parse-names":false,"suffix":""},{"dropping-particle":"","family":"Williams","given":"Derek J","non-dropping-particle":"","parse-names":false,"suffix":""},{"dropping-particle":"","family":"Grijalva","given":"Carlos G","non-dropping-particle":"","parse-names":false,"suffix":""},{"dropping-particle":"","family":"Self","given":"Wesley H","non-dropping-particle":"","parse-names":false,"suffix":""},{"dropping-particle":"","family":"Anderson","given":"Evan J","non-dropping-particle":"","parse-names":false,"suffix":""},{"dropping-particle":"","family":"Wunderink","given":"Richard G","non-dropping-particle":"","parse-names":false,"suffix":""},{"dropping-particle":"","family":"Edwards","given":"Kathryn M","non-dropping-particle":"","parse-names":false,"suffix":""},{"dropping-particle":"","family":"Pavia","given":"Andrew T","non-dropping-particle":"","parse-names":false,"suffix":""},{"dropping-particle":"","family":"Jain","given":"Seema","non-dropping-particle":"","parse-names":false,"suffix":""},{"dropping-particle":"","family":"Mccullers","given":"Jonathan A","non-dropping-particle":"","parse-names":false,"suffix":""}],"id":"ITEM-1","issued":{"date-parts":[["0"]]},"title":"Etiology and Impact of Coinfections in Children Hospitalized With Community-Acquired Pneumonia","type":"article-journal"},"uris":["http://www.mendeley.com/documents/?uuid=8c15bf1d-3cc8-3168-86a5-89e8d79f6cda"]}],"mendeley":{"formattedCitation":"&lt;sup&gt;24&lt;/sup&gt;","plainTextFormattedCitation":"24","previouslyFormattedCitation":"&lt;sup&gt;23&lt;/sup&gt;"},"properties":{"noteIndex":0},"schema":"https://github.com/citation-style-language/schema/raw/master/csl-citation.json"}</w:instrText>
      </w:r>
      <w:r>
        <w:fldChar w:fldCharType="separate"/>
      </w:r>
      <w:r w:rsidRPr="008C02B1">
        <w:rPr>
          <w:noProof/>
          <w:vertAlign w:val="superscript"/>
        </w:rPr>
        <w:t>24</w:t>
      </w:r>
      <w:r>
        <w:fldChar w:fldCharType="end"/>
      </w:r>
      <w:r>
        <w:t>. Bacterial co-infections during viral bronchiolitis have been associated with worse clinical outcomes</w:t>
      </w:r>
      <w:r>
        <w:fldChar w:fldCharType="begin" w:fldLock="1"/>
      </w:r>
      <w:r>
        <w:instrText>ADDIN CSL_CITATION {"citationItems":[{"id":"ITEM-1","itemData":{"DOI":"10.1177/0009922818816432","ISSN":"19382707","PMID":"30547669","abstract":"Objectives. Viral bronchiolitis is a frequent cause of pediatric hospitalization and respiratory failure. Procalcitonin (PCT) is a biomarker used to identify serious bacterial infection and can distinguish bacterial and viral infections. Concomitant bacterial pneumonia is not rare in viral bronchiolitis and can lead to a worse clinical course. This study examined the use of PCT in pediatric patients with respiratory failure attributed to viral bronchiolitis to predict concomitant bacterial pneumonia. Methods. This prospective descriptive study evaluated children less than 4 years of age who underwent endotracheal intubation for respiratory failure due to viral bronchiolitis. PCT levels and endotracheal aspirate cultures were obtained at admission. Bacterial pneumonia was defined as at least moderate growth of a single pathogenic organism from endotracheal culture. PCT levels were evaluated in groups with and without concomitant bacterial pneumonia. Results. Thirty-five patients were enrolled between February 2013 and May 2015. All subjects tested positive for at least 1 viral pathogen by nasal wash polymerase chain reaction or enzyme immunoassay. The top viruses obtained were respiratory syncytial virus (n = 15, 42.8%) and rhinovirus (n = 8, 22.9%). The incidence of bacterial pneumonia was 60% (21/35). The PCT median was 0.93 ng/mL (interquartile range = 0.25-6.64) in the bacterial pneumonia group and 1.85 ng/mL (interquartile range = 0.28-7.94) in the nonbacterial pneumonia group. No correlation was found between PCT and bronchiolitis with bacterial coinfection (P =.74). Conclusion. Incidence of bacterial coinfection in patients with respiratory failure and viral bronchiolitis was high. PCT did not predict concomitant bacterial pneumonia in children with viral bronchiolitis.","author":[{"dropping-particle":"","family":"Ericksen","given":"Ryan T.","non-dropping-particle":"","parse-names":false,"suffix":""},{"dropping-particle":"","family":"Guthrie","given":"Cecilia","non-dropping-particle":"","parse-names":false,"suffix":""},{"dropping-particle":"","family":"Carroll","given":"Timothy","non-dropping-particle":"","parse-names":false,"suffix":""}],"container-title":"Clinical Pediatrics","id":"ITEM-1","issue":"3","issued":{"date-parts":[["2019","3","1"]]},"page":"288-294","publisher":"SAGE Publications Inc.","title":"The Use of Procalcitonin for Prediction of Pulmonary Bacterial Coinfection in Children With Respiratory Failure Associated With Viral Bronchiolitis","type":"article-journal","volume":"58"},"uris":["http://www.mendeley.com/documents/?uuid=2e370d21-ec90-3b82-90fd-860752fd996f"]}],"mendeley":{"formattedCitation":"&lt;sup&gt;25&lt;/sup&gt;","plainTextFormattedCitation":"25","previouslyFormattedCitation":"&lt;sup&gt;24&lt;/sup&gt;"},"properties":{"noteIndex":0},"schema":"https://github.com/citation-style-language/schema/raw/master/csl-citation.json"}</w:instrText>
      </w:r>
      <w:r>
        <w:fldChar w:fldCharType="separate"/>
      </w:r>
      <w:r w:rsidRPr="008C02B1">
        <w:rPr>
          <w:noProof/>
          <w:vertAlign w:val="superscript"/>
        </w:rPr>
        <w:t>25</w:t>
      </w:r>
      <w:r>
        <w:fldChar w:fldCharType="end"/>
      </w:r>
      <w:r>
        <w:t xml:space="preserve">. Additionally, there is no strong evidence in the literature regarding co-infections having worst outcomes, besides influenza virus followed by streptococcus. A third of </w:t>
      </w:r>
      <w:r w:rsidRPr="00081D88">
        <w:t>children</w:t>
      </w:r>
      <w:r>
        <w:t xml:space="preserve"> with ALRI</w:t>
      </w:r>
      <w:r w:rsidRPr="00081D88">
        <w:t xml:space="preserve"> have evidence of viral-bacterial co-infection</w:t>
      </w:r>
      <w:r>
        <w:fldChar w:fldCharType="begin" w:fldLock="1"/>
      </w:r>
      <w:r>
        <w:instrText>ADDIN CSL_CITATION {"citationItems":[{"id":"ITEM-1","itemData":{"DOI":"10.1016/S0140-6736(10)61459-6","ISSN":"01406736","abstract":"About 200 million cases of viral community-acquired pneumonia occur every year - 100 million in children and 100 million in adults. Molecular diagnostic tests have greatly increased our understanding of the role of viruses in pneumonia, and findings indicate that the incidence of viral pneumonia has been underestimated. In children, respiratory syncytial virus, rhinovirus, human metapneumovirus, human bocavirus, and parainfluenza viruses are the agents identified most frequently in both developed and developing countries. Dual viral infections are common, and a third of children have evidence of viral-bacterial co-infection. In adults, viruses are the putative causative agents in a third of cases of community-acquired pneumonia, in particular influenza viruses, rhinoviruses, and coronaviruses. Bacteria continue to have a predominant role in adults with pneumonia. Presence of viral epidemics in the community, patient's age, speed of onset of illness, symptoms, biomarkers, radiographic changes, and response to treatment can help differentiate viral from bacterial pneumonia. However, no clinical algorithm exists that will distinguish clearly the cause of pneumonia. No clear consensus has been reached about whether patients with obvious viral community-acquired pneumonia need to be treated with antibiotics. Apart from neuraminidase inhibitors for pneumonia caused by influenza viruses, there is no clear role for use of specific antivirals to treat viral community-acquired pneumonia. Influenza vaccines are the only available specific preventive measures. Further studies are needed to better understand the cause and pathogenesis of community-acquired pneumonia. Furthermore, regional differences in cause of pneumonia should be investigated, in particular to obtain more data from developing countries. © 2011 Elsevier Ltd.","author":[{"dropping-particle":"","family":"Ruuskanen","given":"Olli","non-dropping-particle":"","parse-names":false,"suffix":""},{"dropping-particle":"","family":"Lahti","given":"Elina","non-dropping-particle":"","parse-names":false,"suffix":""},{"dropping-particle":"","family":"Jennings","given":"Lance C.","non-dropping-particle":"","parse-names":false,"suffix":""},{"dropping-particle":"","family":"Murdoch","given":"David R.","non-dropping-particle":"","parse-names":false,"suffix":""}],"container-title":"The Lancet","id":"ITEM-1","issue":"9773","issued":{"date-parts":[["2011","4","9"]]},"page":"1264-1275","publisher":"Lancet Publishing Group","title":"Viral pneumonia","type":"article","volume":"377"},"uris":["http://www.mendeley.com/documents/?uuid=657c524d-20ab-49fb-838a-2310a5b40f11"]}],"mendeley":{"formattedCitation":"&lt;sup&gt;26&lt;/sup&gt;","plainTextFormattedCitation":"26","previouslyFormattedCitation":"&lt;sup&gt;25&lt;/sup&gt;"},"properties":{"noteIndex":0},"schema":"https://github.com/citation-style-language/schema/raw/master/csl-citation.json"}</w:instrText>
      </w:r>
      <w:r>
        <w:fldChar w:fldCharType="separate"/>
      </w:r>
      <w:r w:rsidRPr="008C02B1">
        <w:rPr>
          <w:noProof/>
          <w:vertAlign w:val="superscript"/>
        </w:rPr>
        <w:t>26</w:t>
      </w:r>
      <w:r>
        <w:fldChar w:fldCharType="end"/>
      </w:r>
      <w:r w:rsidRPr="00081D88">
        <w:t>.</w:t>
      </w:r>
      <w:r>
        <w:t xml:space="preserve"> Antibiotic treatment for pneumonia disease is targeted for those with a bacterial aetiology or the potential for a bacterial superinfection, however, empiric antibiotic therapy is substantial, and in particular in low- and middle- income countries, due to the challenge of specific aetiology diagnosis.</w:t>
      </w:r>
      <w:r w:rsidRPr="00081D88">
        <w:t> </w:t>
      </w:r>
      <w:r>
        <w:t>The synergy between viruses and bacteria is not yet fully understood, though the consensus theory, with evidence to back-up, is that progress to pneumonia can occur more rapidly if there is a pre-existing respiratory viral infection, as it increases bacterial adherence and invasion</w:t>
      </w:r>
      <w:r>
        <w:fldChar w:fldCharType="begin" w:fldLock="1"/>
      </w:r>
      <w:r>
        <w:instrText>ADDIN CSL_CITATION {"citationItems":[{"id":"ITEM-1","itemData":{"DOI":"10.1086/379833","ISSN":"00221899","PMID":"14673774","abstract":"To examine the effects of rhinovirus (RV) infection on the adherence of Streptococcus pneumoniae to human tracheal epithelial cells, cells were infected with RV-14, and S. pneumoniae were added to the culture medium. The number of S. pneumoniae adhering to epithelial cells increased after RV infection. Y-24180, a specific inhibitor of the platelet-activating factor receptor (PAF-R); PAF; and the pyrrolidine derivative of dithiocarbamate, an inhibitor of transcription factor nuclear factor-κB (NF-κB), decreased the number of S. pneumoniae adhering to cells after RV-14 infection. RV-14 infection increased PAF-R expression and the activation of NF-κB and promoter-specific transcription factor 1. These findings suggest that RV-14 infection stimulates S. pneumoniae adhesion to airway epithelial cells via increases in PAF-Rs that are partly mediated through activation of transcription factors. Increased adherence of S. pneumoniae may be one of the reasons that pneumonia develops after RV infection.","author":[{"dropping-particle":"","family":"Ishizuka","given":"Satoshi","non-dropping-particle":"","parse-names":false,"suffix":""},{"dropping-particle":"","family":"Yamaya","given":"Mutsuo","non-dropping-particle":"","parse-names":false,"suffix":""},{"dropping-particle":"","family":"Suzuki","given":"Tomoko","non-dropping-particle":"","parse-names":false,"suffix":""},{"dropping-particle":"","family":"Takahashi","given":"Hidenori","non-dropping-particle":"","parse-names":false,"suffix":""},{"dropping-particle":"","family":"Ida","given":"Shiroh","non-dropping-particle":"","parse-names":false,"suffix":""},{"dropping-particle":"","family":"Sasaki","given":"Takahiko","non-dropping-particle":"","parse-names":false,"suffix":""},{"dropping-particle":"","family":"Inoue","given":"Daisuke","non-dropping-particle":"","parse-names":false,"suffix":""},{"dropping-particle":"","family":"Sekizawa","given":"Kiyohisa","non-dropping-particle":"","parse-names":false,"suffix":""},{"dropping-particle":"","family":"Nishimura","given":"Hidekazu","non-dropping-particle":"","parse-names":false,"suffix":""},{"dropping-particle":"","family":"Sasaki","given":"Hidetada","non-dropping-particle":"","parse-names":false,"suffix":""}],"container-title":"Journal of Infectious Diseases","id":"ITEM-1","issue":"12","issued":{"date-parts":[["2003","12","15"]]},"page":"1928-1939","publisher":"University of Chicago Press","title":"Effects of Rhinovirus Infection on the Adherence of Streptococcus pneumoniae to Cultured Human Airway Epithelial Cells","type":"article-journal","volume":"188"},"uris":["http://www.mendeley.com/documents/?uuid=e32ac39b-1440-36ec-b6bf-e0cb92afc14c"]}],"mendeley":{"formattedCitation":"&lt;sup&gt;27&lt;/sup&gt;","plainTextFormattedCitation":"27","previouslyFormattedCitation":"&lt;sup&gt;26&lt;/sup&gt;"},"properties":{"noteIndex":0},"schema":"https://github.com/citation-style-language/schema/raw/master/csl-citation.json"}</w:instrText>
      </w:r>
      <w:r>
        <w:fldChar w:fldCharType="separate"/>
      </w:r>
      <w:r w:rsidRPr="008C02B1">
        <w:rPr>
          <w:noProof/>
          <w:vertAlign w:val="superscript"/>
        </w:rPr>
        <w:t>27</w:t>
      </w:r>
      <w:r>
        <w:fldChar w:fldCharType="end"/>
      </w:r>
      <w:r>
        <w:t xml:space="preserve">. A study trial in South Africa, showed that 9-valent pneumococcal conjugate vaccine prevents 31% of pneumonias associated with respiratory virus in children, corroborating the hypothesis that bacterial pathogens, such as </w:t>
      </w:r>
      <w:r w:rsidRPr="00D977EA">
        <w:rPr>
          <w:i/>
        </w:rPr>
        <w:t xml:space="preserve">Streptococcus </w:t>
      </w:r>
      <w:r>
        <w:rPr>
          <w:i/>
        </w:rPr>
        <w:t>pneumonia</w:t>
      </w:r>
      <w:r>
        <w:t>,</w:t>
      </w:r>
      <w:r>
        <w:rPr>
          <w:i/>
        </w:rPr>
        <w:t xml:space="preserve"> </w:t>
      </w:r>
      <w:r>
        <w:t>play a role in the development of pneumonia associated with respiratory viruses</w:t>
      </w:r>
      <w:r>
        <w:fldChar w:fldCharType="begin" w:fldLock="1"/>
      </w:r>
      <w:r>
        <w:instrText>ADDIN CSL_CITATION {"citationItems":[{"id":"ITEM-1","itemData":{"DOI":"10.1038/nm1077","ISSN":"1078-8956","abstract":"Here we show, in a double-blind, randomized, placebo-controlled trial in 37,107 fully immunized infants in Soweto, South Africa, that a 9-valent pneumococcal conjugate vaccine, PncCV, prevents 31% (95% confidence interval = 15-43%) of pneumonias associated with any of seven respiratory viruses in children in hospital. These data suggest that the pneumococcus has a major role in the development of pneumonia associated with these viruses and that viruses contribute to the pathogenesis of bacterial pneumonia.","author":[{"dropping-particle":"","family":"Madhi","given":"Shabir A","non-dropping-particle":"","parse-names":false,"suffix":""},{"dropping-particle":"","family":"Klugman","given":"Keith P","non-dropping-particle":"","parse-names":false,"suffix":""},{"dropping-particle":"","family":"The Vaccine Trialist Group","given":"","non-dropping-particle":"","parse-names":false,"suffix":""}],"container-title":"Nature Medicine","id":"ITEM-1","issue":"8","issued":{"date-parts":[["2004","8","11"]]},"page":"811-813","publisher":"Nature Publishing Group","title":"A role for Streptococcus pneumoniae in virus-associated pneumonia","type":"article-journal","volume":"10"},"uris":["http://www.mendeley.com/documents/?uuid=4e41dc54-2bf0-3fc2-8c69-af33708951c8"]}],"mendeley":{"formattedCitation":"&lt;sup&gt;28&lt;/sup&gt;","plainTextFormattedCitation":"28","previouslyFormattedCitation":"&lt;sup&gt;27&lt;/sup&gt;"},"properties":{"noteIndex":0},"schema":"https://github.com/citation-style-language/schema/raw/master/csl-citation.json"}</w:instrText>
      </w:r>
      <w:r>
        <w:fldChar w:fldCharType="separate"/>
      </w:r>
      <w:r w:rsidRPr="008C02B1">
        <w:rPr>
          <w:noProof/>
          <w:vertAlign w:val="superscript"/>
        </w:rPr>
        <w:t>28</w:t>
      </w:r>
      <w:r>
        <w:fldChar w:fldCharType="end"/>
      </w:r>
      <w:r>
        <w:t>.</w:t>
      </w:r>
      <w:r w:rsidRPr="00EB43E6">
        <w:t xml:space="preserve"> </w:t>
      </w:r>
      <w:r>
        <w:t xml:space="preserve">For viral bronchiolitis, a probability of acquiring bacterial pneumonia (by random chance) is applied in the model. </w:t>
      </w:r>
    </w:p>
    <w:p w14:paraId="3272C17E" w14:textId="77777777" w:rsidR="000979B2" w:rsidRPr="003D6D22" w:rsidRDefault="000979B2" w:rsidP="000979B2">
      <w:r>
        <w:t>The proportions of viral pneumonia and bronchiolitis in the ALRI incidence are simply obtained by calculating the ratio between the incidence of each disease and the incidence of ALRI per pathogen. In the RSV example, from the incidence of ALRI by RSV, 34.1% will be given the disease state ‘viral pneumonia’, and 65.1% will be ‘bronchiolitis’ in the property ri_ALRI_disease_type</w:t>
      </w:r>
      <w:ins w:id="21" w:author="Colbourn, Tim" w:date="2021-03-01T10:52:00Z">
        <w:r>
          <w:t xml:space="preserve"> (see Table 4</w:t>
        </w:r>
      </w:ins>
      <w:ins w:id="22" w:author="Colbourn, Tim" w:date="2021-03-01T10:53:00Z">
        <w:r>
          <w:t>)</w:t>
        </w:r>
      </w:ins>
      <w:r>
        <w:t>. A probability of co-infection or secondary bacterial pneumonia is then applied and the status of that property will be ‘bacterial pneumonia’, as in the model structure Primary/Secondary Bacterial Pneumonia.</w:t>
      </w:r>
    </w:p>
    <w:p w14:paraId="7775C487" w14:textId="77777777" w:rsidR="000979B2" w:rsidRDefault="000979B2" w:rsidP="000979B2">
      <w:pPr>
        <w:pStyle w:val="Heading4"/>
        <w:rPr>
          <w:shd w:val="clear" w:color="auto" w:fill="FFFFFF"/>
        </w:rPr>
      </w:pPr>
      <w:r>
        <w:rPr>
          <w:shd w:val="clear" w:color="auto" w:fill="FFFFFF"/>
        </w:rPr>
        <w:t xml:space="preserve">ALRI complications </w:t>
      </w:r>
    </w:p>
    <w:p w14:paraId="7C01735D" w14:textId="77777777" w:rsidR="000979B2" w:rsidRPr="00916CB4" w:rsidRDefault="000979B2" w:rsidP="000979B2">
      <w:r>
        <w:t xml:space="preserve">Depending on the site of infection, as well as, the type of the invasive pathogen, viral or bacterial cause, or co-infection, the host will deploy an array of </w:t>
      </w:r>
      <w:r>
        <w:rPr>
          <w:shd w:val="clear" w:color="auto" w:fill="FFFFFF"/>
        </w:rPr>
        <w:t xml:space="preserve">innate and acquired cellular and humoral </w:t>
      </w:r>
      <w:r w:rsidRPr="00594C50">
        <w:rPr>
          <w:shd w:val="clear" w:color="auto" w:fill="FFFFFF"/>
        </w:rPr>
        <w:t>defences</w:t>
      </w:r>
      <w:r w:rsidRPr="00594C50">
        <w:rPr>
          <w:shd w:val="clear" w:color="auto" w:fill="FFFFFF"/>
        </w:rPr>
        <w:fldChar w:fldCharType="begin" w:fldLock="1"/>
      </w:r>
      <w:r>
        <w:rPr>
          <w:shd w:val="clear" w:color="auto" w:fill="FFFFFF"/>
        </w:rPr>
        <w:instrText>ADDIN CSL_CITATION {"citationItems":[{"id":"ITEM-1","itemData":{"DOI":"10.1146/annurev-micro-091014-104209","ISSN":"0066-4227","abstract":"Copyright ©2015 by Annual Reviews. All rights reserved. Respiratory tract infections are an important cause of morbidity and mortality worldwide. Chief among these are infections involving the lower airways. The opportunistic bacterial pathogens responsible for most cases of pneumonia can cause a range of local and invasive infections. However, bacterial colonization (or carriage) in the upper airway is the prerequisite of all these infections. Successful colonizers must attach to the epithelial lining, grow on the nutrient-limited mucosal surface, evade the host immune response, and transmit to a susceptible host. Here, we review the molecular mechanisms underlying these conserved stages of carriage. We also examine how the demands of colonization influence progression to disease. A range of bacteria can colonize the upper airway; nevertheless, we focus on strategies shared by many respiratory tract opportunistic pathogens. Understanding colonization opens a window to the evolutionary pressures these pathogens face within their animal hosts and that have selected for attributes that contribute to virulence and pathogenesis. ©","author":[{"dropping-particle":"","family":"Siegel","given":"Steven J.","non-dropping-particle":"","parse-names":false,"suffix":""},{"dropping-particle":"","family":"Weiser","given":"Jeffrey N.","non-dropping-particle":"","parse-names":false,"suffix":""}],"container-title":"Annual Review of Microbiology","id":"ITEM-1","issue":"1","issued":{"date-parts":[["2015","10","15"]]},"page":"425-444","publisher":"Annual Reviews","title":"Mechanisms of Bacterial Colonization of the Respiratory Tract","type":"article-journal","volume":"69"},"uris":["http://www.mendeley.com/documents/?uuid=8c0b6047-89bb-4b6c-b85e-d650d9444667"]}],"mendeley":{"formattedCitation":"&lt;sup&gt;29&lt;/sup&gt;","plainTextFormattedCitation":"29","previouslyFormattedCitation":"&lt;sup&gt;28&lt;/sup&gt;"},"properties":{"noteIndex":0},"schema":"https://github.com/citation-style-language/schema/raw/master/csl-citation.json"}</w:instrText>
      </w:r>
      <w:r w:rsidRPr="00594C50">
        <w:rPr>
          <w:shd w:val="clear" w:color="auto" w:fill="FFFFFF"/>
        </w:rPr>
        <w:fldChar w:fldCharType="separate"/>
      </w:r>
      <w:r w:rsidRPr="008C02B1">
        <w:rPr>
          <w:noProof/>
          <w:shd w:val="clear" w:color="auto" w:fill="FFFFFF"/>
          <w:vertAlign w:val="superscript"/>
        </w:rPr>
        <w:t>29</w:t>
      </w:r>
      <w:r w:rsidRPr="00594C50">
        <w:rPr>
          <w:shd w:val="clear" w:color="auto" w:fill="FFFFFF"/>
        </w:rPr>
        <w:fldChar w:fldCharType="end"/>
      </w:r>
      <w:r>
        <w:rPr>
          <w:shd w:val="clear" w:color="auto" w:fill="FFFFFF"/>
        </w:rPr>
        <w:t>,</w:t>
      </w:r>
      <w:r>
        <w:t xml:space="preserve"> and a range of disease-associated symptoms and complications may arise.</w:t>
      </w:r>
    </w:p>
    <w:p w14:paraId="5EB3AE98" w14:textId="77777777" w:rsidR="000979B2" w:rsidRDefault="000979B2" w:rsidP="000979B2">
      <w:r>
        <w:rPr>
          <w:shd w:val="clear" w:color="auto" w:fill="FFFFFF"/>
        </w:rPr>
        <w:t xml:space="preserve">Complications arising from ALRI </w:t>
      </w:r>
      <w:r>
        <w:t xml:space="preserve">include those that occur locally in the pulmonary system, systemically if the infection gets into the blood stream or trigger an excessive immune response, and complications related to oxygen exchange. The complications included in the model (Table 5) are the most common ones arising from pneumonia and bronchiolitis, for which the management is included in the WHO </w:t>
      </w:r>
      <w:r>
        <w:lastRenderedPageBreak/>
        <w:t>guidelines of hospital inpatient care for children</w:t>
      </w:r>
      <w:r>
        <w:fldChar w:fldCharType="begin" w:fldLock="1"/>
      </w:r>
      <w: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fldChar w:fldCharType="separate"/>
      </w:r>
      <w:r w:rsidRPr="008C02B1">
        <w:rPr>
          <w:noProof/>
          <w:vertAlign w:val="superscript"/>
        </w:rPr>
        <w:t>30</w:t>
      </w:r>
      <w:r>
        <w:fldChar w:fldCharType="end"/>
      </w:r>
      <w:r>
        <w:t>. Generally, complications are more common in bacterial pneumonia than atypical or viral pneumonia.</w:t>
      </w:r>
      <w:r w:rsidRPr="0065581B">
        <w:t xml:space="preserve"> </w:t>
      </w:r>
      <w:r>
        <w:t xml:space="preserve">Complications are more likely to occur in neonates and at younger age, low birth weight, premature infants, patients with underlying heart or lung conditions, and impaired immune system, such as, children with untreated </w:t>
      </w:r>
      <w:r w:rsidRPr="0097034B">
        <w:t xml:space="preserve">HIV </w:t>
      </w:r>
      <w:r>
        <w:t>infection</w:t>
      </w:r>
      <w:r w:rsidRPr="0097034B">
        <w:t xml:space="preserve">, </w:t>
      </w:r>
      <w:r>
        <w:t xml:space="preserve">and malnutrition. </w:t>
      </w:r>
    </w:p>
    <w:p w14:paraId="2E3DE825" w14:textId="4262BAC8" w:rsidR="000979B2" w:rsidRDefault="000979B2" w:rsidP="000979B2">
      <w:pPr>
        <w:pStyle w:val="Caption"/>
      </w:pPr>
      <w:r>
        <w:t xml:space="preserve">Table </w:t>
      </w:r>
      <w:fldSimple w:instr=" SEQ Table \* ARABIC ">
        <w:r>
          <w:rPr>
            <w:noProof/>
          </w:rPr>
          <w:t>6</w:t>
        </w:r>
      </w:fldSimple>
      <w:r>
        <w:t xml:space="preserve"> - Complications included in the </w:t>
      </w:r>
      <w:r w:rsidRPr="001F3DA1">
        <w:t>ALRI</w:t>
      </w:r>
      <w:r>
        <w:t xml:space="preserve"> </w:t>
      </w:r>
      <w:r w:rsidRPr="001F3DA1">
        <w:t>structure</w:t>
      </w:r>
    </w:p>
    <w:tbl>
      <w:tblPr>
        <w:tblStyle w:val="GridTable1Light"/>
        <w:tblW w:w="0" w:type="auto"/>
        <w:tblInd w:w="-5" w:type="dxa"/>
        <w:tblLook w:val="04A0" w:firstRow="1" w:lastRow="0" w:firstColumn="1" w:lastColumn="0" w:noHBand="0" w:noVBand="1"/>
      </w:tblPr>
      <w:tblGrid>
        <w:gridCol w:w="1843"/>
        <w:gridCol w:w="7884"/>
      </w:tblGrid>
      <w:tr w:rsidR="000979B2" w14:paraId="72BA951F" w14:textId="77777777" w:rsidTr="00097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000000"/>
              <w:left w:val="double" w:sz="4" w:space="0" w:color="000000"/>
              <w:right w:val="double" w:sz="4" w:space="0" w:color="000000"/>
            </w:tcBorders>
          </w:tcPr>
          <w:p w14:paraId="17FF8EA3" w14:textId="77777777" w:rsidR="000979B2" w:rsidRDefault="000979B2" w:rsidP="000979B2">
            <w:pPr>
              <w:pStyle w:val="NoSpacing"/>
            </w:pPr>
            <w:r>
              <w:t xml:space="preserve">Complications </w:t>
            </w:r>
          </w:p>
        </w:tc>
        <w:tc>
          <w:tcPr>
            <w:tcW w:w="7884" w:type="dxa"/>
            <w:tcBorders>
              <w:top w:val="double" w:sz="4" w:space="0" w:color="auto"/>
              <w:left w:val="double" w:sz="4" w:space="0" w:color="000000"/>
              <w:right w:val="double" w:sz="4" w:space="0" w:color="000000"/>
            </w:tcBorders>
          </w:tcPr>
          <w:p w14:paraId="420FC9B9" w14:textId="77777777" w:rsidR="000979B2" w:rsidRDefault="000979B2" w:rsidP="000979B2">
            <w:pPr>
              <w:pStyle w:val="NoSpacing"/>
              <w:cnfStyle w:val="100000000000" w:firstRow="1" w:lastRow="0" w:firstColumn="0" w:lastColumn="0" w:oddVBand="0" w:evenVBand="0" w:oddHBand="0" w:evenHBand="0" w:firstRowFirstColumn="0" w:firstRowLastColumn="0" w:lastRowFirstColumn="0" w:lastRowLastColumn="0"/>
            </w:pPr>
            <w:r>
              <w:t>Definitions</w:t>
            </w:r>
          </w:p>
        </w:tc>
      </w:tr>
      <w:tr w:rsidR="000979B2" w14:paraId="3BE23BDF"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F7CAAC" w:themeFill="accent2" w:themeFillTint="66"/>
          </w:tcPr>
          <w:p w14:paraId="7AF7BB12" w14:textId="77777777" w:rsidR="000979B2" w:rsidRPr="00A91C5A" w:rsidRDefault="000979B2" w:rsidP="000979B2">
            <w:pPr>
              <w:pStyle w:val="NoSpacing"/>
              <w:rPr>
                <w:b w:val="0"/>
              </w:rPr>
            </w:pPr>
            <w:r w:rsidRPr="00A91C5A">
              <w:rPr>
                <w:b w:val="0"/>
              </w:rPr>
              <w:t>Hypoxaemic Respiratory failure</w:t>
            </w:r>
          </w:p>
        </w:tc>
        <w:tc>
          <w:tcPr>
            <w:tcW w:w="7884" w:type="dxa"/>
          </w:tcPr>
          <w:p w14:paraId="0CD0A8A3"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 xml:space="preserve">respiratory failure type I, hypoxia, is </w:t>
            </w:r>
            <w:r w:rsidRPr="000B5C49">
              <w:t>a</w:t>
            </w:r>
            <w:r w:rsidRPr="000B5C49">
              <w:rPr>
                <w:rFonts w:cstheme="minorHAnsi"/>
                <w:color w:val="000000"/>
                <w:szCs w:val="21"/>
                <w:shd w:val="clear" w:color="auto" w:fill="FFFFFF"/>
              </w:rPr>
              <w:t xml:space="preserve"> life-threatening impairment of oxygenation, in which the level of oxygen in the blood becomes dangerously low</w:t>
            </w:r>
            <w:r w:rsidRPr="000B5C49">
              <w:rPr>
                <w:rFonts w:cstheme="minorHAnsi"/>
                <w:szCs w:val="21"/>
              </w:rPr>
              <w:t>(ICD-11)</w:t>
            </w:r>
            <w:r w:rsidRPr="000B5C49">
              <w:rPr>
                <w:rFonts w:cstheme="minorHAnsi"/>
                <w:color w:val="000000"/>
                <w:szCs w:val="21"/>
                <w:shd w:val="clear" w:color="auto" w:fill="FFFFFF"/>
              </w:rPr>
              <w:fldChar w:fldCharType="begin" w:fldLock="1"/>
            </w:r>
            <w:r>
              <w:rPr>
                <w:rFonts w:cstheme="minorHAnsi"/>
                <w:color w:val="000000"/>
                <w:szCs w:val="21"/>
                <w:shd w:val="clear" w:color="auto" w:fill="FFFFFF"/>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sidRPr="000B5C49">
              <w:rPr>
                <w:rFonts w:cstheme="minorHAnsi"/>
                <w:color w:val="000000"/>
                <w:szCs w:val="21"/>
                <w:shd w:val="clear" w:color="auto" w:fill="FFFFFF"/>
              </w:rPr>
              <w:fldChar w:fldCharType="separate"/>
            </w:r>
            <w:r w:rsidRPr="008C02B1">
              <w:rPr>
                <w:rFonts w:cstheme="minorHAnsi"/>
                <w:noProof/>
                <w:color w:val="000000"/>
                <w:szCs w:val="21"/>
                <w:shd w:val="clear" w:color="auto" w:fill="FFFFFF"/>
                <w:vertAlign w:val="superscript"/>
              </w:rPr>
              <w:t>31</w:t>
            </w:r>
            <w:r w:rsidRPr="000B5C49">
              <w:rPr>
                <w:rFonts w:cstheme="minorHAnsi"/>
                <w:color w:val="000000"/>
                <w:szCs w:val="21"/>
                <w:shd w:val="clear" w:color="auto" w:fill="FFFFFF"/>
              </w:rPr>
              <w:fldChar w:fldCharType="end"/>
            </w:r>
            <w:r>
              <w:rPr>
                <w:rFonts w:cstheme="minorHAnsi"/>
                <w:color w:val="000000"/>
                <w:szCs w:val="21"/>
                <w:shd w:val="clear" w:color="auto" w:fill="FFFFFF"/>
              </w:rPr>
              <w:t>. Signs</w:t>
            </w:r>
            <w:r>
              <w:rPr>
                <w:rFonts w:cstheme="minorHAnsi"/>
                <w:szCs w:val="21"/>
              </w:rPr>
              <w:t xml:space="preserve"> of respiratory failure include increasing hypoxia and respiratory distress leading to exhaustion</w:t>
            </w:r>
            <w:r>
              <w:rPr>
                <w:rFonts w:cstheme="minorHAnsi"/>
                <w:szCs w:val="21"/>
              </w:rPr>
              <w:fldChar w:fldCharType="begin" w:fldLock="1"/>
            </w:r>
            <w:r>
              <w:rPr>
                <w:rFonts w:cstheme="minorHAnsi"/>
                <w:szCs w:val="21"/>
              </w:rP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30</w:t>
            </w:r>
            <w:r>
              <w:rPr>
                <w:rFonts w:cstheme="minorHAnsi"/>
                <w:szCs w:val="21"/>
              </w:rPr>
              <w:fldChar w:fldCharType="end"/>
            </w:r>
            <w:r>
              <w:rPr>
                <w:rFonts w:cstheme="minorHAnsi"/>
                <w:szCs w:val="21"/>
              </w:rPr>
              <w:t>.</w:t>
            </w:r>
          </w:p>
        </w:tc>
      </w:tr>
      <w:tr w:rsidR="000979B2" w14:paraId="5395830A"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711FBEDD" w14:textId="77777777" w:rsidR="000979B2" w:rsidRPr="00A91C5A" w:rsidRDefault="000979B2" w:rsidP="000979B2">
            <w:pPr>
              <w:pStyle w:val="NoSpacing"/>
              <w:rPr>
                <w:b w:val="0"/>
              </w:rPr>
            </w:pPr>
            <w:r w:rsidRPr="00A91C5A">
              <w:rPr>
                <w:b w:val="0"/>
              </w:rPr>
              <w:t>Pleural effusion</w:t>
            </w:r>
          </w:p>
        </w:tc>
        <w:tc>
          <w:tcPr>
            <w:tcW w:w="7884" w:type="dxa"/>
          </w:tcPr>
          <w:p w14:paraId="69EA10DB"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rPr>
                <w:rFonts w:cstheme="minorHAnsi"/>
                <w:szCs w:val="21"/>
              </w:rPr>
              <w:t>the presence of fluid in the pleural cavity resulting from excessive transudation or exudation from the pleural surfaces (ICD-11)</w:t>
            </w:r>
            <w:r>
              <w:rPr>
                <w:rFonts w:cstheme="minorHAnsi"/>
                <w:szCs w:val="21"/>
              </w:rPr>
              <w:fldChar w:fldCharType="begin" w:fldLock="1"/>
            </w:r>
            <w:r>
              <w:rPr>
                <w:rFonts w:cstheme="minorHAnsi"/>
                <w:szCs w:val="21"/>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31</w:t>
            </w:r>
            <w:r>
              <w:rPr>
                <w:rFonts w:cstheme="minorHAnsi"/>
                <w:szCs w:val="21"/>
              </w:rPr>
              <w:fldChar w:fldCharType="end"/>
            </w:r>
          </w:p>
        </w:tc>
      </w:tr>
      <w:tr w:rsidR="000979B2" w14:paraId="0DFA4947"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29D0FC89" w14:textId="77777777" w:rsidR="000979B2" w:rsidRPr="00A91C5A" w:rsidRDefault="000979B2" w:rsidP="000979B2">
            <w:pPr>
              <w:pStyle w:val="NoSpacing"/>
              <w:rPr>
                <w:b w:val="0"/>
              </w:rPr>
            </w:pPr>
            <w:r w:rsidRPr="00A91C5A">
              <w:rPr>
                <w:b w:val="0"/>
              </w:rPr>
              <w:t>Empyema</w:t>
            </w:r>
          </w:p>
        </w:tc>
        <w:tc>
          <w:tcPr>
            <w:tcW w:w="7884" w:type="dxa"/>
          </w:tcPr>
          <w:p w14:paraId="5174EECF" w14:textId="77777777" w:rsidR="000979B2" w:rsidRPr="008B6BBF"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s</w:t>
            </w:r>
            <w:r w:rsidRPr="008B6BBF">
              <w:t xml:space="preserve">uppurative inflammation of the pleural space, typically due to acute bacterial infection </w:t>
            </w:r>
            <w:r>
              <w:rPr>
                <w:rFonts w:cstheme="minorHAnsi"/>
                <w:szCs w:val="21"/>
              </w:rPr>
              <w:t>(ICD-11)</w:t>
            </w:r>
            <w:r>
              <w:rPr>
                <w:rFonts w:cstheme="minorHAnsi"/>
                <w:szCs w:val="21"/>
              </w:rPr>
              <w:fldChar w:fldCharType="begin" w:fldLock="1"/>
            </w:r>
            <w:r>
              <w:rPr>
                <w:rFonts w:cstheme="minorHAnsi"/>
                <w:szCs w:val="21"/>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31</w:t>
            </w:r>
            <w:r>
              <w:rPr>
                <w:rFonts w:cstheme="minorHAnsi"/>
                <w:szCs w:val="21"/>
              </w:rPr>
              <w:fldChar w:fldCharType="end"/>
            </w:r>
          </w:p>
        </w:tc>
      </w:tr>
      <w:tr w:rsidR="000979B2" w14:paraId="37F184F6"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55D9E69C" w14:textId="77777777" w:rsidR="000979B2" w:rsidRPr="00A91C5A" w:rsidRDefault="000979B2" w:rsidP="000979B2">
            <w:pPr>
              <w:pStyle w:val="NoSpacing"/>
              <w:rPr>
                <w:b w:val="0"/>
              </w:rPr>
            </w:pPr>
            <w:r w:rsidRPr="00A91C5A">
              <w:rPr>
                <w:b w:val="0"/>
              </w:rPr>
              <w:t>Lung abscess</w:t>
            </w:r>
          </w:p>
        </w:tc>
        <w:tc>
          <w:tcPr>
            <w:tcW w:w="7884" w:type="dxa"/>
          </w:tcPr>
          <w:p w14:paraId="2370C2E5"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rPr>
                <w:rFonts w:cstheme="minorHAnsi"/>
                <w:szCs w:val="21"/>
              </w:rPr>
              <w:t>caused by bacteria, a thick-walled cavity in the lung that contains purulent material resulting from suppuration and necrosis of the involved lung parenchyma</w:t>
            </w:r>
            <w:r>
              <w:rPr>
                <w:rFonts w:cstheme="minorHAnsi"/>
                <w:szCs w:val="21"/>
              </w:rPr>
              <w:fldChar w:fldCharType="begin" w:fldLock="1"/>
            </w:r>
            <w:r>
              <w:rPr>
                <w:rFonts w:cstheme="minorHAnsi"/>
                <w:szCs w:val="21"/>
              </w:rP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30</w:t>
            </w:r>
            <w:r>
              <w:rPr>
                <w:rFonts w:cstheme="minorHAnsi"/>
                <w:szCs w:val="21"/>
              </w:rPr>
              <w:fldChar w:fldCharType="end"/>
            </w:r>
          </w:p>
        </w:tc>
      </w:tr>
      <w:tr w:rsidR="000979B2" w14:paraId="18D59DFA"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5" w:themeFillTint="33"/>
          </w:tcPr>
          <w:p w14:paraId="4786ACEE" w14:textId="77777777" w:rsidR="000979B2" w:rsidRPr="00A91C5A" w:rsidRDefault="000979B2" w:rsidP="000979B2">
            <w:pPr>
              <w:pStyle w:val="NoSpacing"/>
              <w:rPr>
                <w:b w:val="0"/>
              </w:rPr>
            </w:pPr>
            <w:r w:rsidRPr="00A91C5A">
              <w:rPr>
                <w:b w:val="0"/>
              </w:rPr>
              <w:t>Pneumothorax</w:t>
            </w:r>
          </w:p>
        </w:tc>
        <w:tc>
          <w:tcPr>
            <w:tcW w:w="7884" w:type="dxa"/>
          </w:tcPr>
          <w:p w14:paraId="14A4FEF4"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usually secondary to an accumulation of air in the pleural spaces from alveolar rupture, causing partial or complete lung collapse</w:t>
            </w:r>
            <w:r>
              <w:fldChar w:fldCharType="begin" w:fldLock="1"/>
            </w:r>
            <w: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fldChar w:fldCharType="separate"/>
            </w:r>
            <w:r w:rsidRPr="008C02B1">
              <w:rPr>
                <w:noProof/>
                <w:vertAlign w:val="superscript"/>
              </w:rPr>
              <w:t>30</w:t>
            </w:r>
            <w:r>
              <w:fldChar w:fldCharType="end"/>
            </w:r>
            <w:r>
              <w:t>;</w:t>
            </w:r>
          </w:p>
        </w:tc>
      </w:tr>
      <w:tr w:rsidR="000979B2" w14:paraId="4EF963EB"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E2EFD9" w:themeFill="accent6" w:themeFillTint="33"/>
          </w:tcPr>
          <w:p w14:paraId="561A304C" w14:textId="77777777" w:rsidR="000979B2" w:rsidRPr="00A91C5A" w:rsidRDefault="000979B2" w:rsidP="000979B2">
            <w:pPr>
              <w:pStyle w:val="NoSpacing"/>
              <w:rPr>
                <w:b w:val="0"/>
              </w:rPr>
            </w:pPr>
            <w:r w:rsidRPr="00A91C5A">
              <w:rPr>
                <w:b w:val="0"/>
              </w:rPr>
              <w:t>Sepsis</w:t>
            </w:r>
          </w:p>
        </w:tc>
        <w:tc>
          <w:tcPr>
            <w:tcW w:w="7884" w:type="dxa"/>
          </w:tcPr>
          <w:p w14:paraId="45BBC174" w14:textId="77777777" w:rsidR="000979B2" w:rsidRPr="000B5C49" w:rsidRDefault="000979B2" w:rsidP="000979B2">
            <w:pPr>
              <w:pStyle w:val="NoSpacing"/>
              <w:cnfStyle w:val="000000000000" w:firstRow="0" w:lastRow="0" w:firstColumn="0" w:lastColumn="0" w:oddVBand="0" w:evenVBand="0" w:oddHBand="0" w:evenHBand="0" w:firstRowFirstColumn="0" w:firstRowLastColumn="0" w:lastRowFirstColumn="0" w:lastRowLastColumn="0"/>
              <w:rPr>
                <w:rFonts w:cstheme="minorHAnsi"/>
                <w:szCs w:val="21"/>
              </w:rPr>
            </w:pPr>
            <w:r>
              <w:rPr>
                <w:shd w:val="clear" w:color="auto" w:fill="FFFFFF"/>
              </w:rPr>
              <w:t xml:space="preserve">a life-threatening organ dysfunction caused by a dysregulated host response to infection </w:t>
            </w:r>
            <w:r>
              <w:rPr>
                <w:rFonts w:cstheme="minorHAnsi"/>
                <w:szCs w:val="21"/>
              </w:rPr>
              <w:t>(ICD-11)</w:t>
            </w:r>
            <w:r>
              <w:rPr>
                <w:rFonts w:cstheme="minorHAnsi"/>
                <w:szCs w:val="21"/>
              </w:rPr>
              <w:fldChar w:fldCharType="begin" w:fldLock="1"/>
            </w:r>
            <w:r>
              <w:rPr>
                <w:rFonts w:cstheme="minorHAnsi"/>
                <w:szCs w:val="21"/>
              </w:rPr>
              <w:instrText>ADDIN CSL_CITATION {"citationItems":[{"id":"ITEM-1","itemData":{"URL":"https://icd.who.int/browse11/l-m/en","accessed":{"date-parts":[["2020","5","24"]]},"id":"ITEM-1","issued":{"date-parts":[["0"]]},"title":"ICD-11 - Mortality and Morbidity Statistics","type":"webpage"},"uris":["http://www.mendeley.com/documents/?uuid=ab40c3d8-06bb-467a-8d0a-f68ae5b88946"]}],"mendeley":{"formattedCitation":"&lt;sup&gt;31&lt;/sup&gt;","plainTextFormattedCitation":"31","previouslyFormattedCitation":"&lt;sup&gt;30&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31</w:t>
            </w:r>
            <w:r>
              <w:rPr>
                <w:rFonts w:cstheme="minorHAnsi"/>
                <w:szCs w:val="21"/>
              </w:rPr>
              <w:fldChar w:fldCharType="end"/>
            </w:r>
          </w:p>
        </w:tc>
      </w:tr>
      <w:tr w:rsidR="000979B2" w14:paraId="2AF6CE1C"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E2EFD9" w:themeFill="accent6" w:themeFillTint="33"/>
          </w:tcPr>
          <w:p w14:paraId="507B13F9" w14:textId="77777777" w:rsidR="000979B2" w:rsidRPr="00A91C5A" w:rsidRDefault="000979B2" w:rsidP="000979B2">
            <w:pPr>
              <w:pStyle w:val="NoSpacing"/>
              <w:rPr>
                <w:b w:val="0"/>
              </w:rPr>
            </w:pPr>
            <w:r w:rsidRPr="00A91C5A">
              <w:rPr>
                <w:b w:val="0"/>
              </w:rPr>
              <w:t>Meningitis</w:t>
            </w:r>
          </w:p>
        </w:tc>
        <w:tc>
          <w:tcPr>
            <w:tcW w:w="7884" w:type="dxa"/>
          </w:tcPr>
          <w:p w14:paraId="1CBA1CFD" w14:textId="77777777" w:rsidR="000979B2" w:rsidRPr="000B5C49" w:rsidRDefault="000979B2" w:rsidP="000979B2">
            <w:pPr>
              <w:pStyle w:val="NoSpacing"/>
              <w:cnfStyle w:val="000000000000" w:firstRow="0" w:lastRow="0" w:firstColumn="0" w:lastColumn="0" w:oddVBand="0" w:evenVBand="0" w:oddHBand="0" w:evenHBand="0" w:firstRowFirstColumn="0" w:firstRowLastColumn="0" w:lastRowFirstColumn="0" w:lastRowLastColumn="0"/>
            </w:pPr>
            <w:r>
              <w:t>a serious infection of the meninges, the membranes covering the brain and spinal cord (WHO)</w:t>
            </w:r>
          </w:p>
        </w:tc>
      </w:tr>
      <w:tr w:rsidR="000979B2" w14:paraId="6AB53F4E" w14:textId="77777777" w:rsidTr="000979B2">
        <w:tc>
          <w:tcPr>
            <w:cnfStyle w:val="001000000000" w:firstRow="0" w:lastRow="0" w:firstColumn="1" w:lastColumn="0" w:oddVBand="0" w:evenVBand="0" w:oddHBand="0" w:evenHBand="0" w:firstRowFirstColumn="0" w:firstRowLastColumn="0" w:lastRowFirstColumn="0" w:lastRowLastColumn="0"/>
            <w:tcW w:w="1843" w:type="dxa"/>
            <w:shd w:val="clear" w:color="auto" w:fill="E2EFD9" w:themeFill="accent6" w:themeFillTint="33"/>
          </w:tcPr>
          <w:p w14:paraId="594DC47D" w14:textId="77777777" w:rsidR="000979B2" w:rsidRPr="00A91C5A" w:rsidRDefault="000979B2" w:rsidP="000979B2">
            <w:pPr>
              <w:pStyle w:val="NoSpacing"/>
              <w:rPr>
                <w:b w:val="0"/>
              </w:rPr>
            </w:pPr>
            <w:r w:rsidRPr="00A91C5A">
              <w:rPr>
                <w:b w:val="0"/>
              </w:rPr>
              <w:t>Multi-organ dysfunction</w:t>
            </w:r>
          </w:p>
        </w:tc>
        <w:tc>
          <w:tcPr>
            <w:tcW w:w="7884" w:type="dxa"/>
          </w:tcPr>
          <w:p w14:paraId="1777D1B8" w14:textId="77777777" w:rsidR="000979B2" w:rsidRDefault="000979B2" w:rsidP="000979B2">
            <w:pPr>
              <w:pStyle w:val="NoSpacing"/>
              <w:cnfStyle w:val="000000000000" w:firstRow="0" w:lastRow="0" w:firstColumn="0" w:lastColumn="0" w:oddVBand="0" w:evenVBand="0" w:oddHBand="0" w:evenHBand="0" w:firstRowFirstColumn="0" w:firstRowLastColumn="0" w:lastRowFirstColumn="0" w:lastRowLastColumn="0"/>
            </w:pPr>
            <w:r>
              <w:rPr>
                <w:shd w:val="clear" w:color="auto" w:fill="FFFFFF"/>
              </w:rPr>
              <w:t xml:space="preserve">failure of function of </w:t>
            </w:r>
            <w:r w:rsidRPr="00CC04D2">
              <w:t>more</w:t>
            </w:r>
            <w:r>
              <w:rPr>
                <w:shd w:val="clear" w:color="auto" w:fill="FFFFFF"/>
              </w:rPr>
              <w:t xml:space="preserve"> than one organ or organ system</w:t>
            </w:r>
          </w:p>
        </w:tc>
      </w:tr>
    </w:tbl>
    <w:p w14:paraId="464A8DC5" w14:textId="77777777" w:rsidR="000979B2" w:rsidRPr="005571CF" w:rsidRDefault="000979B2" w:rsidP="000979B2">
      <w:r w:rsidRPr="00DC6F13">
        <w:t>Continued work of breathing (in the form of tachypnoea and/or lower chest wall retractions), leads to exhaustion, resulting in serious symptoms, such as, apnoea (cessation of breathing) in young infants, lethargy, and dehydration, which further complicates clinical status. If respiratory function is severely</w:t>
      </w:r>
      <w:r>
        <w:t xml:space="preserve"> compromised, it can cause respiratory failure type I, hypoxia</w:t>
      </w:r>
      <w:r>
        <w:rPr>
          <w:rFonts w:cstheme="minorHAnsi"/>
          <w:color w:val="000000"/>
          <w:szCs w:val="21"/>
          <w:shd w:val="clear" w:color="auto" w:fill="FFFFFF"/>
        </w:rPr>
        <w:t>. S</w:t>
      </w:r>
      <w:r>
        <w:rPr>
          <w:rFonts w:cstheme="minorHAnsi"/>
          <w:szCs w:val="21"/>
        </w:rPr>
        <w:t>igns of respiratory failure include increasing hypoxia and respiratory distress leading to exhaustion</w:t>
      </w:r>
      <w:r>
        <w:rPr>
          <w:rFonts w:cstheme="minorHAnsi"/>
          <w:szCs w:val="21"/>
        </w:rPr>
        <w:fldChar w:fldCharType="begin" w:fldLock="1"/>
      </w:r>
      <w:r>
        <w:rPr>
          <w:rFonts w:cstheme="minorHAnsi"/>
          <w:szCs w:val="21"/>
        </w:rPr>
        <w:instrText>ADDIN CSL_CITATION {"citationItems":[{"id":"ITEM-1","itemData":{"ISBN":"9789241548373","id":"ITEM-1","issued":{"date-parts":[["0"]]},"title":"HOSPITAL CARE FOR CHILDREN WHO ISBN 978 92 4 154837 3","type":"book"},"uris":["http://www.mendeley.com/documents/?uuid=9006a514-e730-30a4-af0c-d544ca39623a"]}],"mendeley":{"formattedCitation":"&lt;sup&gt;30&lt;/sup&gt;","plainTextFormattedCitation":"30","previouslyFormattedCitation":"&lt;sup&gt;29&lt;/sup&gt;"},"properties":{"noteIndex":0},"schema":"https://github.com/citation-style-language/schema/raw/master/csl-citation.json"}</w:instrText>
      </w:r>
      <w:r>
        <w:rPr>
          <w:rFonts w:cstheme="minorHAnsi"/>
          <w:szCs w:val="21"/>
        </w:rPr>
        <w:fldChar w:fldCharType="separate"/>
      </w:r>
      <w:r w:rsidRPr="008C02B1">
        <w:rPr>
          <w:rFonts w:cstheme="minorHAnsi"/>
          <w:noProof/>
          <w:szCs w:val="21"/>
          <w:vertAlign w:val="superscript"/>
        </w:rPr>
        <w:t>30</w:t>
      </w:r>
      <w:r>
        <w:rPr>
          <w:rFonts w:cstheme="minorHAnsi"/>
          <w:szCs w:val="21"/>
        </w:rPr>
        <w:fldChar w:fldCharType="end"/>
      </w:r>
      <w:r>
        <w:rPr>
          <w:rFonts w:cstheme="minorHAnsi"/>
          <w:szCs w:val="21"/>
        </w:rPr>
        <w:t>. The lack of oxygen flow to the vital organs can cause multi-organ dysfunction.</w:t>
      </w:r>
    </w:p>
    <w:p w14:paraId="352D90C4" w14:textId="77777777" w:rsidR="000979B2" w:rsidRDefault="000979B2" w:rsidP="000979B2">
      <w:pPr>
        <w:rPr>
          <w:rFonts w:cstheme="minorHAnsi"/>
          <w:szCs w:val="21"/>
        </w:rPr>
      </w:pPr>
      <w:r>
        <w:rPr>
          <w:rFonts w:cstheme="minorHAnsi"/>
          <w:szCs w:val="21"/>
        </w:rPr>
        <w:t xml:space="preserve">In the pulmonary system, complications arising from both bronchiolitis and pneumonia include pneumothorax, which can induce or further complicate respiratory failure, and pleural effusion; </w:t>
      </w:r>
      <w:r>
        <w:rPr>
          <w:color w:val="000000"/>
          <w:shd w:val="clear" w:color="auto" w:fill="FFFFFF"/>
        </w:rPr>
        <w:t xml:space="preserve">in Primary/Secondary Bacterial Pneumonia, as the disease </w:t>
      </w:r>
      <w:r>
        <w:rPr>
          <w:rFonts w:cstheme="minorHAnsi"/>
          <w:szCs w:val="21"/>
        </w:rPr>
        <w:t xml:space="preserve">progresses, </w:t>
      </w:r>
      <w:r>
        <w:rPr>
          <w:color w:val="000000"/>
          <w:shd w:val="clear" w:color="auto" w:fill="FFFFFF"/>
        </w:rPr>
        <w:t xml:space="preserve">bacteria can colonize the pleural fluid and generate an empyema; bacteria can also </w:t>
      </w:r>
      <w:r>
        <w:rPr>
          <w:rFonts w:cstheme="minorHAnsi"/>
          <w:szCs w:val="21"/>
        </w:rPr>
        <w:t>develop lung abscesses, and both</w:t>
      </w:r>
      <w:r w:rsidRPr="00CC04D2">
        <w:rPr>
          <w:color w:val="000000"/>
          <w:shd w:val="clear" w:color="auto" w:fill="FFFFFF"/>
        </w:rPr>
        <w:t xml:space="preserve"> </w:t>
      </w:r>
      <w:r>
        <w:rPr>
          <w:color w:val="000000"/>
          <w:shd w:val="clear" w:color="auto" w:fill="FFFFFF"/>
        </w:rPr>
        <w:t xml:space="preserve">bacteria-associated complications can </w:t>
      </w:r>
      <w:r>
        <w:rPr>
          <w:rFonts w:cstheme="minorHAnsi"/>
          <w:szCs w:val="21"/>
        </w:rPr>
        <w:t>further develop into bacteraemia or sepsis.</w:t>
      </w:r>
    </w:p>
    <w:p w14:paraId="30176CA5" w14:textId="77777777" w:rsidR="000979B2" w:rsidRPr="0065581B" w:rsidRDefault="000979B2" w:rsidP="000979B2">
      <w:pPr>
        <w:rPr>
          <w:rFonts w:cstheme="minorHAnsi"/>
          <w:szCs w:val="21"/>
        </w:rPr>
      </w:pPr>
      <w:r>
        <w:rPr>
          <w:rFonts w:cstheme="minorHAnsi"/>
          <w:szCs w:val="21"/>
        </w:rPr>
        <w:t>Bacteraemia</w:t>
      </w:r>
      <w:r>
        <w:t xml:space="preserve"> is the most common pneumonia complication and occurs when the pathogen causing pneumonia spreads into the bloodstream. This can then cause metastatic infections such as meningitis, or trigger sepsis, a </w:t>
      </w:r>
      <w:r>
        <w:rPr>
          <w:rFonts w:cstheme="minorHAnsi"/>
          <w:color w:val="000000"/>
          <w:szCs w:val="21"/>
          <w:shd w:val="clear" w:color="auto" w:fill="FFFFFF"/>
        </w:rPr>
        <w:t>dysregulated host response to infection potentially leading to septic shock where blood pressure drops to a dangerous level, causing life-threatening organ dysfunction</w:t>
      </w:r>
      <w:r>
        <w:rPr>
          <w:rFonts w:cstheme="minorHAnsi"/>
          <w:color w:val="000000"/>
          <w:szCs w:val="21"/>
          <w:shd w:val="clear" w:color="auto" w:fill="FFFFFF"/>
        </w:rPr>
        <w:fldChar w:fldCharType="begin" w:fldLock="1"/>
      </w:r>
      <w:r>
        <w:rPr>
          <w:rFonts w:cstheme="minorHAnsi"/>
          <w:color w:val="000000"/>
          <w:szCs w:val="21"/>
          <w:shd w:val="clear" w:color="auto" w:fill="FFFFFF"/>
        </w:rPr>
        <w:instrText>ADDIN CSL_CITATION {"citationItems":[{"id":"ITEM-1","itemData":{"DOI":"10.1097/01.PCC.0000161946.73305.0A","ISSN":"1529-7535","abstract":"Objective: To develop definitions of bloodstream infections in the newborn that would enable clinicians to identify infection early, so patients can be enrolled in clinical trials. The definitions should be useful for surveillance and epidemiologic purposes. Method: Search of EMBASE, MEDLINE, and Cochrane Library using age and English language limited key words sepsis, septicemia, and shock. Extensive study of textbook of neonatology and discussions with experts in the field. Results: The search identified &gt;2,000 references. The most appropriate were selected and reviewed. Definitions of bloodstream infection were developed after consultation with an international faculty. Conclusion: Current definitions of neonatal infection (and associated categories) used by neonatal clinicians and researchers have been either adapted/modified from definitions developed for adults or generated by individuals to suit their local needs or the needs of a particular study. It is clear that definitions generated for adults are not applicable to children or to newborn infants. In addition, developing and using unique definitions to suit individual or local needs make comparisons of outcome data and result of studies very difficult. This article proposes a set of definitions that are based as much as possible on current evidence. These definitions may be applicable widely for daily management of an infant with an infection and for research and epidemiologic studies. Copyright © 2005 by the Society of Critical Care Medicine and the World Federation of Pediatric Intensive and Critical Care Societies.","author":[{"dropping-particle":"","family":"Haque","given":"Khalid N.","non-dropping-particle":"","parse-names":false,"suffix":""}],"container-title":"Pediatric Critical Care Medicine","id":"ITEM-1","issue":"Supplement","issued":{"date-parts":[["2005","5"]]},"page":"S45-S49","title":"Definitions of bloodstream infection in the newborn","type":"article-journal","volume":"6"},"uris":["http://www.mendeley.com/documents/?uuid=78543419-98ee-3f91-93dc-55ce0e7bd5c3"]}],"mendeley":{"formattedCitation":"&lt;sup&gt;32&lt;/sup&gt;","plainTextFormattedCitation":"32","previouslyFormattedCitation":"&lt;sup&gt;31&lt;/sup&gt;"},"properties":{"noteIndex":0},"schema":"https://github.com/citation-style-language/schema/raw/master/csl-citation.json"}</w:instrText>
      </w:r>
      <w:r>
        <w:rPr>
          <w:rFonts w:cstheme="minorHAnsi"/>
          <w:color w:val="000000"/>
          <w:szCs w:val="21"/>
          <w:shd w:val="clear" w:color="auto" w:fill="FFFFFF"/>
        </w:rPr>
        <w:fldChar w:fldCharType="separate"/>
      </w:r>
      <w:r w:rsidRPr="008C02B1">
        <w:rPr>
          <w:rFonts w:cstheme="minorHAnsi"/>
          <w:noProof/>
          <w:color w:val="000000"/>
          <w:szCs w:val="21"/>
          <w:shd w:val="clear" w:color="auto" w:fill="FFFFFF"/>
          <w:vertAlign w:val="superscript"/>
        </w:rPr>
        <w:t>32</w:t>
      </w:r>
      <w:r>
        <w:rPr>
          <w:rFonts w:cstheme="minorHAnsi"/>
          <w:color w:val="000000"/>
          <w:szCs w:val="21"/>
          <w:shd w:val="clear" w:color="auto" w:fill="FFFFFF"/>
        </w:rPr>
        <w:fldChar w:fldCharType="end"/>
      </w:r>
      <w:r>
        <w:rPr>
          <w:rFonts w:cstheme="minorHAnsi"/>
          <w:color w:val="000000"/>
          <w:szCs w:val="21"/>
          <w:shd w:val="clear" w:color="auto" w:fill="FFFFFF"/>
        </w:rPr>
        <w:t>.</w:t>
      </w:r>
    </w:p>
    <w:p w14:paraId="0DAFCDB0" w14:textId="77777777" w:rsidR="000979B2" w:rsidRDefault="000979B2" w:rsidP="000979B2">
      <w:pPr>
        <w:rPr>
          <w:shd w:val="clear" w:color="auto" w:fill="FFFFFF"/>
        </w:rPr>
      </w:pPr>
      <w:r>
        <w:rPr>
          <w:shd w:val="clear" w:color="auto" w:fill="FFFFFF"/>
        </w:rPr>
        <w:t>Death from pneumonia is due to related complications: sepsis, meningitis, and respiratory failure, all potentially leading to multi-organ failure. Risk factors associated with death are HIV status, malnutrition, low birth weight, and</w:t>
      </w:r>
      <w:r w:rsidRPr="001742A8">
        <w:rPr>
          <w:shd w:val="clear" w:color="auto" w:fill="FFFFFF"/>
        </w:rPr>
        <w:t xml:space="preserve"> </w:t>
      </w:r>
      <w:r>
        <w:rPr>
          <w:shd w:val="clear" w:color="auto" w:fill="FFFFFF"/>
        </w:rPr>
        <w:t>younger age</w:t>
      </w:r>
      <w:r>
        <w:rPr>
          <w:shd w:val="clear" w:color="auto" w:fill="FFFFFF"/>
        </w:rPr>
        <w:fldChar w:fldCharType="begin" w:fldLock="1"/>
      </w:r>
      <w:r>
        <w:rPr>
          <w:shd w:val="clear" w:color="auto" w:fill="FFFFFF"/>
        </w:rPr>
        <w:instrText>ADDIN CSL_CITATION {"citationItems":[{"id":"ITEM-1","itemData":{"DOI":"10.1016/S0140-6736(13)60222-6","ISSN":"1474-547X","PMID":"23582727","abstract":"Diarrhoea and pneumonia are the leading infectious causes of childhood morbidity and mortality. We comprehensively reviewed the epidemiology of childhood diarrhoea and pneumonia in 2010-11 to inform the planning of integrated control programmes for both illnesses. We estimated that, in 2010, there were 1·731 billion episodes of diarrhoea (36 million of which progressed to severe episodes) and 120 million episodes of pneumonia (14 million of which progressed to severe episodes) in children younger than 5 years. We estimated that, in 2011, 700,000 episodes of diarrhoea and 1·3 million of pneumonia led to death. A high proportion of deaths occurs in the first 2 years of life in both diseases--72% for diarrhoea and 81% for pneumonia. The epidemiology of childhood diarrhoea and that of pneumonia overlap, which might be partly because of shared risk factors, such as undernutrition, suboptimum breastfeeding, and zinc deficiency. Rotavirus is the most common cause of vaccine-preventable severe diarrhoea (associated with 28% of cases), and Streptococcus pneumoniae (18·3%) of vaccine-preventable severe pneumonia. Morbidity and mortality from childhood pneumonia and diarrhoea are falling, but action is needed globally and at country level to accelerate the reduction.","author":[{"dropping-particle":"","family":"Walker","given":"Christa L Fischer","non-dropping-particle":"","parse-names":false,"suffix":""},{"dropping-particle":"","family":"Rudan","given":"Igor","non-dropping-particle":"","parse-names":false,"suffix":""},{"dropping-particle":"","family":"Liu","given":"Li","non-dropping-particle":"","parse-names":false,"suffix":""},{"dropping-particle":"","family":"Nair","given":"Harish","non-dropping-particle":"","parse-names":false,"suffix":""},{"dropping-particle":"","family":"Theodoratou","given":"Evropi","non-dropping-particle":"","parse-names":false,"suffix":""},{"dropping-particle":"","family":"Bhutta","given":"Zulfiqar A","non-dropping-particle":"","parse-names":false,"suffix":""},{"dropping-particle":"","family":"O'Brien","given":"Katherine L","non-dropping-particle":"","parse-names":false,"suffix":""},{"dropping-particle":"","family":"Campbell","given":"Harry","non-dropping-particle":"","parse-names":false,"suffix":""},{"dropping-particle":"","family":"Black","given":"Robert E","non-dropping-particle":"","parse-names":false,"suffix":""}],"container-title":"Lancet (London, England)","id":"ITEM-1","issue":"9875","issued":{"date-parts":[["2013","4","20"]]},"page":"1405-1416","title":"Global burden of childhood pneumonia and diarrhoea.","type":"article-journal","volume":"381"},"uris":["http://www.mendeley.com/documents/?uuid=4b3b908c-14ef-3518-bae1-c10faa7bfc50"]}],"mendeley":{"formattedCitation":"&lt;sup&gt;11&lt;/sup&gt;","plainTextFormattedCitation":"11","previouslyFormattedCitation":"&lt;sup&gt;10&lt;/sup&gt;"},"properties":{"noteIndex":0},"schema":"https://github.com/citation-style-language/schema/raw/master/csl-citation.json"}</w:instrText>
      </w:r>
      <w:r>
        <w:rPr>
          <w:shd w:val="clear" w:color="auto" w:fill="FFFFFF"/>
        </w:rPr>
        <w:fldChar w:fldCharType="separate"/>
      </w:r>
      <w:r w:rsidRPr="008C02B1">
        <w:rPr>
          <w:noProof/>
          <w:shd w:val="clear" w:color="auto" w:fill="FFFFFF"/>
          <w:vertAlign w:val="superscript"/>
        </w:rPr>
        <w:t>11</w:t>
      </w:r>
      <w:r>
        <w:rPr>
          <w:shd w:val="clear" w:color="auto" w:fill="FFFFFF"/>
        </w:rPr>
        <w:fldChar w:fldCharType="end"/>
      </w:r>
      <w:r>
        <w:rPr>
          <w:shd w:val="clear" w:color="auto" w:fill="FFFFFF"/>
        </w:rPr>
        <w:t xml:space="preserve"> </w:t>
      </w:r>
      <w:r>
        <w:fldChar w:fldCharType="begin" w:fldLock="1"/>
      </w:r>
      <w:r>
        <w:instrText>ADDIN CSL_CITATION {"citationItems":[{"id":"ITEM-1","itemData":{"DOI":"10.1016/S2214-109X(15)00215-6","ISSN":"2214109X","abstract":"Background: Few studies have reported long-term data on mortality rates for children admitted to hospital with pneumonia in Africa. We examined trends in case fatality rates for all-cause clinical pneumonia and its risk factors in Malawian children between 2001 and 2012. Methods: Individual patient data for children (&lt;5 years) with clinical pneumonia who were admitted to hospitals participating in Malawi's Child Lung Health Programme between 2001 and 2012 were recorded prospectively on a standardised medical form. We analysed trends in pneumonia mortality and children's clinical characteristics, and we estimated the association of risk factors with case fatality for children younger than 2 months, 2-11 months of age, and 12-59 months of age using separate multivariable mixed effects logistic regression models. Findings: Between November, 2012, and May, 2013, we retrospectively collected all available hard copies of yellow forms from 40 of 41 participating hospitals. We examined 113 154 pneumonia cases, 104 932 (92·7%) of whom had mortality data and 6903 of whom died, and calculated an overall case fatality rate of 6·6% (95% CI 6·4-6·7). The case fatality rate significantly decreased between 2001 (15·2% [13·4-17·1]) and 2012 (4·5% [4·1-4·9]; ptrend&lt;0·0001). Univariable analyses indicated that the decrease in case fatality rate was consistent across most subgroups. In multivariable analyses, the risk factors significantly associated with increased odds of mortality were female sex, young age, very severe pneumonia, clinically suspected Pneumocystis jirovecii infection, moderate or severe underweight, severe acute malnutrition, disease duration of more than 21 days, and referral from a health centre. Increasing year between 2001 and 2012 and increasing age (in months) were associated with reduced odds of mortality. Fast breathing was associated with reduced odds of mortality in children 2-11 months of age. However, case fatality rate in 2012 remained high for children with very severe pneumonia (11·8%), severe undernutrition (15·4%), severe acute malnutrition (34·8%), and symptom duration of more than 21 days (9·0%). Interpretation: Pneumonia mortality and its risk factors have steadily improved in the past decade in Malawi; however, mortality remains high in specific subgroups. Improvements in hospital care may have reduced case fatality rates though a lack of sufficient data on quality of care indicators and the potential of socioeconomic and other impro…","author":[{"dropping-particle":"","family":"Lazzerini","given":"Marzia","non-dropping-particle":"","parse-names":false,"suffix":""},{"dropping-particle":"","family":"Seward","given":"Nadine","non-dropping-particle":"","parse-names":false,"suffix":""},{"dropping-particle":"","family":"Lufesi","given":"Norman","non-dropping-particle":"","parse-names":false,"suffix":""},{"dropping-particle":"","family":"Banda","given":"Rosina","non-dropping-particle":"","parse-names":false,"suffix":""},{"dropping-particle":"","family":"Sinyeka","given":"Sophie","non-dropping-particle":"","parse-names":false,"suffix":""},{"dropping-particle":"","family":"Masache","given":"Gibson","non-dropping-particle":"","parse-names":false,"suffix":""},{"dropping-particle":"","family":"Nambiar","given":"Bejoy","non-dropping-particle":"","parse-names":false,"suffix":""},{"dropping-particle":"","family":"Makwenda","given":"Charles","non-dropping-particle":"","parse-names":false,"suffix":""},{"dropping-particle":"","family":"Costello","given":"Anthony","non-dropping-particle":"","parse-names":false,"suffix":""},{"dropping-particle":"","family":"McCollum","given":"Eric D.","non-dropping-particle":"","parse-names":false,"suffix":""},{"dropping-particle":"","family":"Colbourn","given":"Tim","non-dropping-particle":"","parse-names":false,"suffix":""}],"container-title":"The Lancet Global Health","id":"ITEM-1","issued":{"date-parts":[["2016"]]},"title":"Mortality and its risk factors in Malawian children admitted to hospital with clinical pneumonia, 2001-12: A retrospective observational study","type":"article-journal"},"uris":["http://www.mendeley.com/documents/?uuid=5878bca2-20c3-4454-8a24-9fac8374d47a"]}],"mendeley":{"formattedCitation":"&lt;sup&gt;33&lt;/sup&gt;","plainTextFormattedCitation":"33","previouslyFormattedCitation":"&lt;sup&gt;32&lt;/sup&gt;"},"properties":{"noteIndex":0},"schema":"https://github.com/citation-style-language/schema/raw/master/csl-citation.json"}</w:instrText>
      </w:r>
      <w:r>
        <w:fldChar w:fldCharType="separate"/>
      </w:r>
      <w:r w:rsidRPr="008C02B1">
        <w:rPr>
          <w:noProof/>
          <w:vertAlign w:val="superscript"/>
        </w:rPr>
        <w:t>33</w:t>
      </w:r>
      <w:r>
        <w:fldChar w:fldCharType="end"/>
      </w:r>
      <w:r>
        <w:rPr>
          <w:shd w:val="clear" w:color="auto" w:fill="FFFFFF"/>
        </w:rPr>
        <w:t>.</w:t>
      </w:r>
    </w:p>
    <w:p w14:paraId="2C7280F3" w14:textId="77777777" w:rsidR="000979B2" w:rsidRDefault="000979B2" w:rsidP="000979B2">
      <w:pPr>
        <w:pStyle w:val="Heading3"/>
      </w:pPr>
      <w:bookmarkStart w:id="23" w:name="_Toc49847085"/>
      <w:bookmarkStart w:id="24" w:name="_Toc64288808"/>
      <w:r>
        <w:t>Properties and parameters of the natural history</w:t>
      </w:r>
      <w:bookmarkEnd w:id="23"/>
      <w:bookmarkEnd w:id="24"/>
    </w:p>
    <w:p w14:paraId="3FC9C3F8" w14:textId="77777777" w:rsidR="000979B2" w:rsidRPr="00245B8D" w:rsidRDefault="000979B2" w:rsidP="000979B2">
      <w:r>
        <w:t>The ALRI module updates information on each individual (under 5 years of age) with regards to ALRI status every 3 months. The variables describing the state of the disease include the primary causal pathogen, the secondary (bacterial) causal pathogen, the ALRI disease type, complications associated with disease, the date of acquiring that ALRI episode, date of progression to severe states and date of recovery and death, as described in Table 6.</w:t>
      </w:r>
      <w:r w:rsidRPr="00A81B32">
        <w:t xml:space="preserve"> </w:t>
      </w:r>
    </w:p>
    <w:p w14:paraId="3A6FC4D4" w14:textId="25586D54" w:rsidR="000979B2" w:rsidRDefault="000979B2" w:rsidP="000979B2">
      <w:pPr>
        <w:pStyle w:val="Caption"/>
        <w:keepNext/>
      </w:pPr>
      <w:r>
        <w:t xml:space="preserve">Table </w:t>
      </w:r>
      <w:fldSimple w:instr=" SEQ Table \* ARABIC ">
        <w:r>
          <w:rPr>
            <w:noProof/>
          </w:rPr>
          <w:t>7</w:t>
        </w:r>
      </w:fldSimple>
      <w:r>
        <w:t xml:space="preserve"> - </w:t>
      </w:r>
      <w:r w:rsidRPr="007256D3">
        <w:t>Proposed properties of the ALRI module</w:t>
      </w:r>
    </w:p>
    <w:tbl>
      <w:tblPr>
        <w:tblStyle w:val="TableGrid1"/>
        <w:tblW w:w="0" w:type="auto"/>
        <w:tblLayout w:type="fixed"/>
        <w:tblLook w:val="04A0" w:firstRow="1" w:lastRow="0" w:firstColumn="1" w:lastColumn="0" w:noHBand="0" w:noVBand="1"/>
      </w:tblPr>
      <w:tblGrid>
        <w:gridCol w:w="2972"/>
        <w:gridCol w:w="4111"/>
        <w:gridCol w:w="3260"/>
      </w:tblGrid>
      <w:tr w:rsidR="000979B2" w:rsidRPr="0009125F" w14:paraId="70C9C6B4" w14:textId="77777777" w:rsidTr="000979B2">
        <w:trPr>
          <w:trHeight w:val="255"/>
        </w:trPr>
        <w:tc>
          <w:tcPr>
            <w:tcW w:w="2972" w:type="dxa"/>
            <w:shd w:val="clear" w:color="auto" w:fill="000000" w:themeFill="text1"/>
          </w:tcPr>
          <w:p w14:paraId="6CDEDAA5" w14:textId="77777777" w:rsidR="000979B2" w:rsidRPr="00233C8B" w:rsidRDefault="000979B2" w:rsidP="000979B2">
            <w:pPr>
              <w:pStyle w:val="NoSpacing"/>
              <w:rPr>
                <w:rFonts w:eastAsiaTheme="minorHAnsi"/>
                <w:b/>
              </w:rPr>
            </w:pPr>
            <w:r w:rsidRPr="00233C8B">
              <w:rPr>
                <w:rFonts w:eastAsiaTheme="minorHAnsi"/>
                <w:b/>
              </w:rPr>
              <w:t>Variable name (Properties)</w:t>
            </w:r>
          </w:p>
        </w:tc>
        <w:tc>
          <w:tcPr>
            <w:tcW w:w="4111" w:type="dxa"/>
            <w:shd w:val="clear" w:color="auto" w:fill="000000" w:themeFill="text1"/>
          </w:tcPr>
          <w:p w14:paraId="3C76DFC8" w14:textId="77777777" w:rsidR="000979B2" w:rsidRPr="00233C8B" w:rsidRDefault="000979B2" w:rsidP="000979B2">
            <w:pPr>
              <w:pStyle w:val="NoSpacing"/>
              <w:rPr>
                <w:rFonts w:eastAsiaTheme="minorHAnsi"/>
                <w:b/>
              </w:rPr>
            </w:pPr>
            <w:r w:rsidRPr="00233C8B">
              <w:rPr>
                <w:rFonts w:eastAsiaTheme="minorHAnsi"/>
                <w:b/>
              </w:rPr>
              <w:t>Property type + categories</w:t>
            </w:r>
          </w:p>
        </w:tc>
        <w:tc>
          <w:tcPr>
            <w:tcW w:w="3260" w:type="dxa"/>
            <w:shd w:val="clear" w:color="auto" w:fill="000000" w:themeFill="text1"/>
          </w:tcPr>
          <w:p w14:paraId="3773CE9A" w14:textId="77777777" w:rsidR="000979B2" w:rsidRPr="00233C8B" w:rsidRDefault="000979B2" w:rsidP="000979B2">
            <w:pPr>
              <w:pStyle w:val="NoSpacing"/>
              <w:rPr>
                <w:rFonts w:eastAsiaTheme="minorHAnsi"/>
                <w:b/>
              </w:rPr>
            </w:pPr>
            <w:r w:rsidRPr="00233C8B">
              <w:rPr>
                <w:rFonts w:eastAsiaTheme="minorHAnsi"/>
                <w:b/>
              </w:rPr>
              <w:t xml:space="preserve">Description </w:t>
            </w:r>
          </w:p>
        </w:tc>
      </w:tr>
      <w:tr w:rsidR="000979B2" w:rsidRPr="0009125F" w14:paraId="1A6C53B8" w14:textId="77777777" w:rsidTr="000979B2">
        <w:trPr>
          <w:trHeight w:val="255"/>
        </w:trPr>
        <w:tc>
          <w:tcPr>
            <w:tcW w:w="2972" w:type="dxa"/>
            <w:shd w:val="clear" w:color="auto" w:fill="EDEDED" w:themeFill="accent3" w:themeFillTint="33"/>
          </w:tcPr>
          <w:p w14:paraId="07D8E2A7" w14:textId="77777777" w:rsidR="000979B2" w:rsidRPr="0009125F" w:rsidRDefault="000979B2" w:rsidP="000979B2">
            <w:pPr>
              <w:pStyle w:val="NoSpacing"/>
            </w:pPr>
            <w:r>
              <w:t>ri_current_ALRI_status</w:t>
            </w:r>
          </w:p>
        </w:tc>
        <w:tc>
          <w:tcPr>
            <w:tcW w:w="4111" w:type="dxa"/>
            <w:shd w:val="clear" w:color="auto" w:fill="auto"/>
          </w:tcPr>
          <w:p w14:paraId="267BCC81" w14:textId="77777777" w:rsidR="000979B2" w:rsidRDefault="000979B2" w:rsidP="000979B2">
            <w:pPr>
              <w:pStyle w:val="NoSpacing"/>
            </w:pPr>
            <w:r>
              <w:t>Boolean</w:t>
            </w:r>
          </w:p>
          <w:p w14:paraId="76612E4D" w14:textId="77777777" w:rsidR="000979B2" w:rsidRDefault="000979B2" w:rsidP="000979B2">
            <w:pPr>
              <w:pStyle w:val="NoSpacing"/>
            </w:pPr>
            <w:r>
              <w:t>(True/False)</w:t>
            </w:r>
          </w:p>
        </w:tc>
        <w:tc>
          <w:tcPr>
            <w:tcW w:w="3260" w:type="dxa"/>
            <w:shd w:val="clear" w:color="auto" w:fill="auto"/>
          </w:tcPr>
          <w:p w14:paraId="093A3E15" w14:textId="77777777" w:rsidR="000979B2" w:rsidRPr="0009125F" w:rsidRDefault="000979B2" w:rsidP="000979B2">
            <w:pPr>
              <w:pStyle w:val="NoSpacing"/>
            </w:pPr>
            <w:r>
              <w:t>ALRI status for the current simulation run</w:t>
            </w:r>
          </w:p>
        </w:tc>
      </w:tr>
      <w:tr w:rsidR="000979B2" w:rsidRPr="0009125F" w14:paraId="455EA362" w14:textId="77777777" w:rsidTr="000979B2">
        <w:trPr>
          <w:trHeight w:val="706"/>
        </w:trPr>
        <w:tc>
          <w:tcPr>
            <w:tcW w:w="2972" w:type="dxa"/>
            <w:shd w:val="clear" w:color="auto" w:fill="EDEDED" w:themeFill="accent3" w:themeFillTint="33"/>
          </w:tcPr>
          <w:p w14:paraId="48D47423" w14:textId="77777777" w:rsidR="000979B2" w:rsidRPr="0009125F" w:rsidRDefault="000979B2" w:rsidP="000979B2">
            <w:pPr>
              <w:pStyle w:val="NoSpacing"/>
              <w:rPr>
                <w:rFonts w:eastAsiaTheme="minorHAnsi"/>
              </w:rPr>
            </w:pPr>
            <w:r w:rsidRPr="0009125F">
              <w:rPr>
                <w:rFonts w:eastAsiaTheme="minorHAnsi"/>
              </w:rPr>
              <w:t>ri_primary_ALRI_pathogen</w:t>
            </w:r>
          </w:p>
        </w:tc>
        <w:tc>
          <w:tcPr>
            <w:tcW w:w="4111" w:type="dxa"/>
          </w:tcPr>
          <w:p w14:paraId="197848B2" w14:textId="77777777" w:rsidR="000979B2" w:rsidRPr="00233C8B" w:rsidRDefault="000979B2" w:rsidP="000979B2">
            <w:pPr>
              <w:pStyle w:val="NoSpacing"/>
              <w:rPr>
                <w:rFonts w:eastAsiaTheme="minorHAnsi" w:cs="Arial"/>
                <w:szCs w:val="21"/>
              </w:rPr>
            </w:pPr>
            <w:r w:rsidRPr="00233C8B">
              <w:rPr>
                <w:rFonts w:eastAsiaTheme="minorHAnsi" w:cs="Arial"/>
                <w:szCs w:val="21"/>
              </w:rPr>
              <w:t>Categorical</w:t>
            </w:r>
          </w:p>
          <w:p w14:paraId="3689904F" w14:textId="77777777" w:rsidR="000979B2" w:rsidRPr="00233C8B" w:rsidRDefault="000979B2" w:rsidP="000979B2">
            <w:pPr>
              <w:pStyle w:val="NoSpacing"/>
              <w:rPr>
                <w:rFonts w:eastAsiaTheme="minorHAnsi" w:cs="Arial"/>
                <w:szCs w:val="21"/>
              </w:rPr>
            </w:pPr>
            <w:r w:rsidRPr="00233C8B">
              <w:rPr>
                <w:rFonts w:eastAsiaTheme="minorHAnsi" w:cs="Arial"/>
                <w:szCs w:val="21"/>
              </w:rPr>
              <w:t xml:space="preserve">‘RSV', 'rhinovirus', 'HMPV', 'parainfluenza', </w:t>
            </w:r>
            <w:r w:rsidRPr="00233C8B">
              <w:rPr>
                <w:rFonts w:eastAsiaTheme="minorHAnsi" w:cs="Arial"/>
                <w:szCs w:val="21"/>
              </w:rPr>
              <w:lastRenderedPageBreak/>
              <w:t>'Strep_pneumoniae_PCV13',</w:t>
            </w:r>
            <w:r w:rsidRPr="00233C8B">
              <w:rPr>
                <w:rFonts w:eastAsiaTheme="minorHAnsi" w:cs="Arial"/>
                <w:szCs w:val="21"/>
              </w:rPr>
              <w:br/>
              <w:t>'Strep_pneumoniae_non_PCV13',</w:t>
            </w:r>
            <w:r w:rsidRPr="00233C8B">
              <w:rPr>
                <w:rFonts w:eastAsiaTheme="minorHAnsi" w:cs="Arial"/>
                <w:szCs w:val="21"/>
              </w:rPr>
              <w:br/>
              <w:t>'Hib', 'H.influenzae_non_type_b',</w:t>
            </w:r>
          </w:p>
          <w:p w14:paraId="5671F0A7" w14:textId="77777777" w:rsidR="000979B2" w:rsidRPr="00233C8B" w:rsidRDefault="000979B2" w:rsidP="000979B2">
            <w:pPr>
              <w:pStyle w:val="NoSpacing"/>
              <w:rPr>
                <w:rFonts w:eastAsiaTheme="minorHAnsi" w:cs="Arial"/>
                <w:szCs w:val="21"/>
              </w:rPr>
            </w:pPr>
            <w:r w:rsidRPr="00233C8B">
              <w:rPr>
                <w:rFonts w:eastAsiaTheme="minorHAnsi" w:cs="Arial"/>
                <w:szCs w:val="21"/>
              </w:rPr>
              <w:t>'Staphylococcus aureus', 'Enterobacteriaceae'</w:t>
            </w:r>
            <w:r>
              <w:rPr>
                <w:rFonts w:eastAsiaTheme="minorHAnsi" w:cs="Arial"/>
                <w:szCs w:val="21"/>
              </w:rPr>
              <w:t>*</w:t>
            </w:r>
            <w:r w:rsidRPr="00233C8B">
              <w:rPr>
                <w:rFonts w:eastAsiaTheme="minorHAnsi" w:cs="Arial"/>
                <w:szCs w:val="21"/>
              </w:rPr>
              <w:t>, 'other_Strepto_Enterococci'</w:t>
            </w:r>
            <w:r>
              <w:rPr>
                <w:rFonts w:eastAsiaTheme="minorHAnsi" w:cs="Arial"/>
                <w:szCs w:val="21"/>
              </w:rPr>
              <w:t>**</w:t>
            </w:r>
          </w:p>
          <w:p w14:paraId="6C2A1B38" w14:textId="77777777" w:rsidR="000979B2" w:rsidRPr="00233C8B" w:rsidRDefault="000979B2" w:rsidP="000979B2">
            <w:pPr>
              <w:pStyle w:val="NoSpacing"/>
              <w:rPr>
                <w:rFonts w:eastAsiaTheme="minorHAnsi" w:cs="Arial"/>
                <w:szCs w:val="21"/>
              </w:rPr>
            </w:pPr>
            <w:r w:rsidRPr="00233C8B">
              <w:rPr>
                <w:rFonts w:eastAsiaTheme="minorHAnsi" w:cs="Arial"/>
                <w:szCs w:val="21"/>
              </w:rPr>
              <w:t xml:space="preserve"> 'influenza', 'P. jirovecii', ‘adenovirus’, ‘bocavirus’, ‘other_viral_pathogen’</w:t>
            </w:r>
            <w:r>
              <w:rPr>
                <w:rFonts w:eastAsiaTheme="minorHAnsi" w:cs="Arial"/>
                <w:szCs w:val="21"/>
              </w:rPr>
              <w:t>***</w:t>
            </w:r>
            <w:r w:rsidRPr="00233C8B">
              <w:rPr>
                <w:rFonts w:eastAsiaTheme="minorHAnsi" w:cs="Arial"/>
                <w:szCs w:val="21"/>
              </w:rPr>
              <w:t>, ‘other_bacterial_pathogen’</w:t>
            </w:r>
            <w:r>
              <w:rPr>
                <w:rFonts w:eastAsiaTheme="minorHAnsi" w:cs="Arial"/>
                <w:szCs w:val="21"/>
              </w:rPr>
              <w:t>****</w:t>
            </w:r>
          </w:p>
        </w:tc>
        <w:tc>
          <w:tcPr>
            <w:tcW w:w="3260" w:type="dxa"/>
          </w:tcPr>
          <w:p w14:paraId="26632A68" w14:textId="77777777" w:rsidR="000979B2" w:rsidRPr="0009125F" w:rsidRDefault="000979B2" w:rsidP="000979B2">
            <w:pPr>
              <w:pStyle w:val="NoSpacing"/>
              <w:rPr>
                <w:rFonts w:eastAsiaTheme="minorHAnsi"/>
              </w:rPr>
            </w:pPr>
            <w:r>
              <w:rPr>
                <w:rFonts w:eastAsiaTheme="minorHAnsi"/>
              </w:rPr>
              <w:lastRenderedPageBreak/>
              <w:t>Attributable pathogen</w:t>
            </w:r>
            <w:r w:rsidRPr="0009125F">
              <w:rPr>
                <w:rFonts w:eastAsiaTheme="minorHAnsi"/>
              </w:rPr>
              <w:t xml:space="preserve"> for </w:t>
            </w:r>
            <w:r>
              <w:rPr>
                <w:rFonts w:eastAsiaTheme="minorHAnsi"/>
              </w:rPr>
              <w:t xml:space="preserve">the current </w:t>
            </w:r>
            <w:r w:rsidRPr="0009125F">
              <w:rPr>
                <w:rFonts w:eastAsiaTheme="minorHAnsi"/>
              </w:rPr>
              <w:t>ac</w:t>
            </w:r>
            <w:r>
              <w:rPr>
                <w:rFonts w:eastAsiaTheme="minorHAnsi"/>
              </w:rPr>
              <w:t>ute lower respiratory infection</w:t>
            </w:r>
          </w:p>
        </w:tc>
      </w:tr>
      <w:tr w:rsidR="000979B2" w:rsidRPr="0009125F" w14:paraId="6124C735" w14:textId="77777777" w:rsidTr="000979B2">
        <w:trPr>
          <w:trHeight w:val="706"/>
        </w:trPr>
        <w:tc>
          <w:tcPr>
            <w:tcW w:w="2972" w:type="dxa"/>
            <w:shd w:val="clear" w:color="auto" w:fill="EDEDED" w:themeFill="accent3" w:themeFillTint="33"/>
          </w:tcPr>
          <w:p w14:paraId="5AAECB01" w14:textId="77777777" w:rsidR="000979B2" w:rsidRPr="0009125F" w:rsidRDefault="000979B2" w:rsidP="000979B2">
            <w:pPr>
              <w:pStyle w:val="NoSpacing"/>
              <w:rPr>
                <w:rFonts w:eastAsiaTheme="minorHAnsi"/>
              </w:rPr>
            </w:pPr>
            <w:r w:rsidRPr="0009125F">
              <w:rPr>
                <w:rFonts w:eastAsiaTheme="minorHAnsi"/>
              </w:rPr>
              <w:t>ri_secondary_bacterial_pathogen</w:t>
            </w:r>
          </w:p>
        </w:tc>
        <w:tc>
          <w:tcPr>
            <w:tcW w:w="4111" w:type="dxa"/>
          </w:tcPr>
          <w:p w14:paraId="7EAECE7C" w14:textId="77777777" w:rsidR="000979B2" w:rsidRPr="0009125F" w:rsidRDefault="000979B2" w:rsidP="000979B2">
            <w:pPr>
              <w:pStyle w:val="NoSpacing"/>
              <w:rPr>
                <w:rFonts w:eastAsiaTheme="minorHAnsi"/>
              </w:rPr>
            </w:pPr>
            <w:r w:rsidRPr="0009125F">
              <w:rPr>
                <w:rFonts w:eastAsiaTheme="minorHAnsi"/>
              </w:rPr>
              <w:t>Categorical</w:t>
            </w:r>
          </w:p>
          <w:p w14:paraId="1334652F" w14:textId="77777777" w:rsidR="000979B2" w:rsidRPr="0020060C" w:rsidRDefault="000979B2" w:rsidP="000979B2">
            <w:pPr>
              <w:pStyle w:val="NoSpacing"/>
            </w:pPr>
            <w:r w:rsidRPr="0020060C">
              <w:t>'Strep_pneumoniae_PCV13',</w:t>
            </w:r>
            <w:r w:rsidRPr="0020060C">
              <w:br/>
              <w:t>'Strep_pneumoniae_non_PCV13',</w:t>
            </w:r>
            <w:r w:rsidRPr="0020060C">
              <w:br/>
              <w:t>'Hib', 'H.influenzae_non_type_b',</w:t>
            </w:r>
          </w:p>
          <w:p w14:paraId="5C1A728C" w14:textId="77777777" w:rsidR="000979B2" w:rsidRPr="0009125F" w:rsidRDefault="000979B2" w:rsidP="000979B2">
            <w:pPr>
              <w:pStyle w:val="NoSpacing"/>
              <w:rPr>
                <w:rFonts w:eastAsiaTheme="minorHAnsi"/>
              </w:rPr>
            </w:pPr>
            <w:r w:rsidRPr="0020060C">
              <w:t>'Staph_aureus', 'Enterobacteriaceae', 'other_Strepto_Enterococci', 'other_bacterial_pathogens'</w:t>
            </w:r>
          </w:p>
        </w:tc>
        <w:tc>
          <w:tcPr>
            <w:tcW w:w="3260" w:type="dxa"/>
          </w:tcPr>
          <w:p w14:paraId="7DA940B8" w14:textId="77777777" w:rsidR="000979B2" w:rsidRPr="0009125F" w:rsidRDefault="000979B2" w:rsidP="000979B2">
            <w:pPr>
              <w:pStyle w:val="NoSpacing"/>
              <w:rPr>
                <w:rFonts w:eastAsiaTheme="minorHAnsi"/>
              </w:rPr>
            </w:pPr>
            <w:r w:rsidRPr="0009125F">
              <w:rPr>
                <w:rFonts w:eastAsiaTheme="minorHAnsi"/>
              </w:rPr>
              <w:t>Secondary bacterial co-infection pathogens</w:t>
            </w:r>
          </w:p>
        </w:tc>
      </w:tr>
      <w:tr w:rsidR="000979B2" w:rsidRPr="0009125F" w14:paraId="4BCA87E6" w14:textId="77777777" w:rsidTr="000979B2">
        <w:trPr>
          <w:trHeight w:val="706"/>
        </w:trPr>
        <w:tc>
          <w:tcPr>
            <w:tcW w:w="2972" w:type="dxa"/>
            <w:shd w:val="clear" w:color="auto" w:fill="EDEDED" w:themeFill="accent3" w:themeFillTint="33"/>
          </w:tcPr>
          <w:p w14:paraId="5AFB198A" w14:textId="77777777" w:rsidR="000979B2" w:rsidRPr="0009125F" w:rsidRDefault="000979B2" w:rsidP="000979B2">
            <w:pPr>
              <w:pStyle w:val="NoSpacing"/>
              <w:rPr>
                <w:rFonts w:eastAsiaTheme="minorHAnsi"/>
              </w:rPr>
            </w:pPr>
            <w:r w:rsidRPr="0009125F">
              <w:rPr>
                <w:rFonts w:eastAsiaTheme="minorHAnsi"/>
              </w:rPr>
              <w:t>ri_ALRI_disease_type</w:t>
            </w:r>
          </w:p>
        </w:tc>
        <w:tc>
          <w:tcPr>
            <w:tcW w:w="4111" w:type="dxa"/>
          </w:tcPr>
          <w:p w14:paraId="6E0FA270" w14:textId="77777777" w:rsidR="000979B2" w:rsidRPr="0009125F" w:rsidRDefault="000979B2" w:rsidP="000979B2">
            <w:pPr>
              <w:pStyle w:val="NoSpacing"/>
              <w:rPr>
                <w:rFonts w:eastAsiaTheme="minorHAnsi"/>
              </w:rPr>
            </w:pPr>
            <w:r w:rsidRPr="0009125F">
              <w:rPr>
                <w:rFonts w:eastAsiaTheme="minorHAnsi"/>
              </w:rPr>
              <w:t>Categorical</w:t>
            </w:r>
          </w:p>
          <w:p w14:paraId="68D7A4B0" w14:textId="77777777" w:rsidR="000979B2" w:rsidRPr="0009125F" w:rsidRDefault="000979B2" w:rsidP="000979B2">
            <w:pPr>
              <w:pStyle w:val="NoSpacing"/>
              <w:rPr>
                <w:rFonts w:eastAsiaTheme="minorHAnsi"/>
              </w:rPr>
            </w:pPr>
            <w:r w:rsidRPr="0009125F">
              <w:rPr>
                <w:rFonts w:eastAsiaTheme="minorHAnsi"/>
              </w:rPr>
              <w:t>‘viral pneumonia’,  ‘bacterial pneumonia’, ‘bronchiolitis’</w:t>
            </w:r>
            <w:r>
              <w:rPr>
                <w:rFonts w:eastAsiaTheme="minorHAnsi"/>
              </w:rPr>
              <w:t xml:space="preserve"> + ['none']</w:t>
            </w:r>
          </w:p>
        </w:tc>
        <w:tc>
          <w:tcPr>
            <w:tcW w:w="3260" w:type="dxa"/>
          </w:tcPr>
          <w:p w14:paraId="33D5D379" w14:textId="77777777" w:rsidR="000979B2" w:rsidRDefault="000979B2" w:rsidP="000979B2">
            <w:pPr>
              <w:pStyle w:val="NoSpacing"/>
              <w:rPr>
                <w:rFonts w:eastAsiaTheme="minorHAnsi"/>
              </w:rPr>
            </w:pPr>
            <w:r>
              <w:rPr>
                <w:rFonts w:eastAsiaTheme="minorHAnsi"/>
              </w:rPr>
              <w:t>ALRI is divided into:</w:t>
            </w:r>
          </w:p>
          <w:p w14:paraId="2D1E9323" w14:textId="77777777" w:rsidR="000979B2" w:rsidRDefault="000979B2" w:rsidP="000979B2">
            <w:pPr>
              <w:pStyle w:val="NoSpacing"/>
              <w:rPr>
                <w:rFonts w:eastAsiaTheme="minorHAnsi"/>
              </w:rPr>
            </w:pPr>
            <w:r w:rsidRPr="0009125F">
              <w:rPr>
                <w:rFonts w:eastAsiaTheme="minorHAnsi"/>
              </w:rPr>
              <w:t>primary viral</w:t>
            </w:r>
            <w:r>
              <w:rPr>
                <w:rFonts w:eastAsiaTheme="minorHAnsi"/>
              </w:rPr>
              <w:t xml:space="preserve"> pneumonia</w:t>
            </w:r>
            <w:r w:rsidRPr="0009125F">
              <w:rPr>
                <w:rFonts w:eastAsiaTheme="minorHAnsi"/>
              </w:rPr>
              <w:t xml:space="preserve">, </w:t>
            </w:r>
          </w:p>
          <w:p w14:paraId="08FF78D0" w14:textId="77777777" w:rsidR="000979B2" w:rsidRPr="0009125F" w:rsidRDefault="000979B2" w:rsidP="000979B2">
            <w:pPr>
              <w:pStyle w:val="NoSpacing"/>
              <w:rPr>
                <w:rFonts w:eastAsiaTheme="minorHAnsi"/>
              </w:rPr>
            </w:pPr>
            <w:r w:rsidRPr="0009125F">
              <w:rPr>
                <w:rFonts w:eastAsiaTheme="minorHAnsi"/>
              </w:rPr>
              <w:t xml:space="preserve">primary </w:t>
            </w:r>
            <w:r>
              <w:rPr>
                <w:rFonts w:eastAsiaTheme="minorHAnsi"/>
              </w:rPr>
              <w:t>or secondary</w:t>
            </w:r>
            <w:r w:rsidRPr="0009125F">
              <w:rPr>
                <w:rFonts w:eastAsiaTheme="minorHAnsi"/>
              </w:rPr>
              <w:t xml:space="preserve"> bacterial</w:t>
            </w:r>
            <w:r>
              <w:rPr>
                <w:rFonts w:eastAsiaTheme="minorHAnsi"/>
              </w:rPr>
              <w:t xml:space="preserve"> pneumonia, and viral bronchiolitis</w:t>
            </w:r>
          </w:p>
        </w:tc>
      </w:tr>
      <w:tr w:rsidR="000979B2" w:rsidRPr="0009125F" w14:paraId="6EF00A39" w14:textId="77777777" w:rsidTr="000979B2">
        <w:trPr>
          <w:trHeight w:val="706"/>
        </w:trPr>
        <w:tc>
          <w:tcPr>
            <w:tcW w:w="2972" w:type="dxa"/>
            <w:shd w:val="clear" w:color="auto" w:fill="EDEDED" w:themeFill="accent3" w:themeFillTint="33"/>
          </w:tcPr>
          <w:p w14:paraId="33CC4F35" w14:textId="77777777" w:rsidR="000979B2" w:rsidRPr="0009125F" w:rsidRDefault="000979B2" w:rsidP="000979B2">
            <w:pPr>
              <w:pStyle w:val="NoSpacing"/>
              <w:rPr>
                <w:rFonts w:eastAsiaTheme="minorHAnsi"/>
              </w:rPr>
            </w:pPr>
            <w:r w:rsidRPr="0009125F">
              <w:rPr>
                <w:rFonts w:eastAsiaTheme="minorHAnsi"/>
              </w:rPr>
              <w:t>ri_ALRI_complications</w:t>
            </w:r>
          </w:p>
        </w:tc>
        <w:tc>
          <w:tcPr>
            <w:tcW w:w="4111" w:type="dxa"/>
          </w:tcPr>
          <w:p w14:paraId="40077720" w14:textId="77777777" w:rsidR="000979B2" w:rsidRPr="0009125F" w:rsidRDefault="000979B2" w:rsidP="000979B2">
            <w:pPr>
              <w:pStyle w:val="NoSpacing"/>
              <w:rPr>
                <w:rFonts w:eastAsiaTheme="minorHAnsi"/>
              </w:rPr>
            </w:pPr>
            <w:r w:rsidRPr="0009125F">
              <w:rPr>
                <w:rFonts w:eastAsiaTheme="minorHAnsi"/>
              </w:rPr>
              <w:t>List</w:t>
            </w:r>
          </w:p>
          <w:p w14:paraId="7971DC6A" w14:textId="77777777" w:rsidR="000979B2" w:rsidRPr="0009125F" w:rsidRDefault="000979B2" w:rsidP="000979B2">
            <w:pPr>
              <w:pStyle w:val="NoSpacing"/>
              <w:rPr>
                <w:rFonts w:eastAsiaTheme="minorHAnsi"/>
              </w:rPr>
            </w:pPr>
            <w:r w:rsidRPr="0009125F">
              <w:rPr>
                <w:rFonts w:eastAsiaTheme="minorHAnsi"/>
              </w:rPr>
              <w:t xml:space="preserve">[pneumothorax, pleural effusion, empyema, lung abscess; </w:t>
            </w:r>
          </w:p>
          <w:p w14:paraId="2021CDE3" w14:textId="77777777" w:rsidR="000979B2" w:rsidRPr="0009125F" w:rsidRDefault="000979B2" w:rsidP="000979B2">
            <w:pPr>
              <w:pStyle w:val="NoSpacing"/>
              <w:rPr>
                <w:rFonts w:eastAsiaTheme="minorHAnsi"/>
              </w:rPr>
            </w:pPr>
            <w:r w:rsidRPr="0009125F">
              <w:rPr>
                <w:rFonts w:eastAsiaTheme="minorHAnsi"/>
              </w:rPr>
              <w:t>sepsis, meningitis;</w:t>
            </w:r>
          </w:p>
          <w:p w14:paraId="4BE44F36" w14:textId="77777777" w:rsidR="000979B2" w:rsidRDefault="000979B2" w:rsidP="000979B2">
            <w:pPr>
              <w:pStyle w:val="NoSpacing"/>
              <w:rPr>
                <w:rFonts w:eastAsiaTheme="minorHAnsi"/>
              </w:rPr>
            </w:pPr>
            <w:r w:rsidRPr="0009125F">
              <w:rPr>
                <w:rFonts w:eastAsiaTheme="minorHAnsi"/>
              </w:rPr>
              <w:t xml:space="preserve">respiratory failure, multi-organ failure] </w:t>
            </w:r>
          </w:p>
          <w:p w14:paraId="10BFAAFA" w14:textId="77777777" w:rsidR="000979B2" w:rsidRPr="0009125F" w:rsidRDefault="000979B2" w:rsidP="000979B2">
            <w:pPr>
              <w:pStyle w:val="NoSpacing"/>
              <w:rPr>
                <w:rFonts w:eastAsiaTheme="minorHAnsi"/>
              </w:rPr>
            </w:pPr>
            <w:r w:rsidRPr="0009125F">
              <w:rPr>
                <w:rFonts w:eastAsiaTheme="minorHAnsi"/>
              </w:rPr>
              <w:t>+ no complications</w:t>
            </w:r>
            <w:r>
              <w:rPr>
                <w:rFonts w:eastAsiaTheme="minorHAnsi"/>
              </w:rPr>
              <w:t xml:space="preserve"> + </w:t>
            </w:r>
            <w:r w:rsidRPr="00754F5C">
              <w:rPr>
                <w:rFonts w:eastAsiaTheme="minorHAnsi"/>
              </w:rPr>
              <w:t>['not_applicable']</w:t>
            </w:r>
          </w:p>
        </w:tc>
        <w:tc>
          <w:tcPr>
            <w:tcW w:w="3260" w:type="dxa"/>
          </w:tcPr>
          <w:p w14:paraId="240F02ED" w14:textId="77777777" w:rsidR="000979B2" w:rsidRPr="0009125F" w:rsidRDefault="000979B2" w:rsidP="000979B2">
            <w:pPr>
              <w:pStyle w:val="NoSpacing"/>
              <w:rPr>
                <w:rFonts w:eastAsiaTheme="minorHAnsi"/>
              </w:rPr>
            </w:pPr>
            <w:r w:rsidRPr="0009125F">
              <w:rPr>
                <w:rFonts w:eastAsiaTheme="minorHAnsi"/>
              </w:rPr>
              <w:t xml:space="preserve">Complications associated with </w:t>
            </w:r>
            <w:r>
              <w:rPr>
                <w:rFonts w:eastAsiaTheme="minorHAnsi"/>
              </w:rPr>
              <w:t>ALRI</w:t>
            </w:r>
            <w:r w:rsidRPr="0009125F">
              <w:rPr>
                <w:rFonts w:eastAsiaTheme="minorHAnsi"/>
              </w:rPr>
              <w:t xml:space="preserve"> </w:t>
            </w:r>
            <w:r>
              <w:rPr>
                <w:rFonts w:eastAsiaTheme="minorHAnsi"/>
              </w:rPr>
              <w:t>event</w:t>
            </w:r>
          </w:p>
        </w:tc>
      </w:tr>
      <w:tr w:rsidR="000979B2" w:rsidRPr="0009125F" w14:paraId="5A88DA84" w14:textId="77777777" w:rsidTr="000979B2">
        <w:trPr>
          <w:trHeight w:val="264"/>
        </w:trPr>
        <w:tc>
          <w:tcPr>
            <w:tcW w:w="2972" w:type="dxa"/>
            <w:shd w:val="clear" w:color="auto" w:fill="EDEDED" w:themeFill="accent3" w:themeFillTint="33"/>
          </w:tcPr>
          <w:p w14:paraId="09C51B88" w14:textId="77777777" w:rsidR="000979B2" w:rsidRDefault="000979B2" w:rsidP="000979B2">
            <w:pPr>
              <w:pStyle w:val="NoSpacing"/>
            </w:pPr>
            <w:r>
              <w:t>ri_current_ALRI_symptoms</w:t>
            </w:r>
          </w:p>
        </w:tc>
        <w:tc>
          <w:tcPr>
            <w:tcW w:w="4111" w:type="dxa"/>
          </w:tcPr>
          <w:p w14:paraId="69BDD665" w14:textId="77777777" w:rsidR="000979B2" w:rsidRDefault="000979B2" w:rsidP="000979B2">
            <w:pPr>
              <w:pStyle w:val="NoSpacing"/>
            </w:pPr>
            <w:r w:rsidRPr="001B79C6">
              <w:t>'fever', 'cough'</w:t>
            </w:r>
            <w:r>
              <w:t>, ‘</w:t>
            </w:r>
            <w:r w:rsidRPr="001B79C6">
              <w:t>difficult_breathing', 'convulsions', 'lethargy', 'not_eating',</w:t>
            </w:r>
            <w:r>
              <w:t xml:space="preserve"> </w:t>
            </w:r>
            <w:r w:rsidRPr="001B79C6">
              <w:t>'restlessness', 'bulging_fontanel',</w:t>
            </w:r>
            <w:r>
              <w:t xml:space="preserve"> </w:t>
            </w:r>
            <w:r w:rsidRPr="001B79C6">
              <w:t>'fast_breathing', 'chest_indrawing', 'grunting', 'chest_pain', 'loss_of_appetite',</w:t>
            </w:r>
            <w:r w:rsidRPr="001B79C6">
              <w:br/>
              <w:t>'photophobia', 'nuchal_rigidity',</w:t>
            </w:r>
            <w:r w:rsidRPr="001B79C6">
              <w:br/>
              <w:t>'cyanosis', 'respiratory_distress', 'hypoxia', 'tachypnoea', 'cough_with_sputum',</w:t>
            </w:r>
            <w:r w:rsidRPr="001B79C6">
              <w:br/>
              <w:t>'weight_loss', 'nausea',</w:t>
            </w:r>
            <w:r w:rsidRPr="001B79C6">
              <w:br/>
              <w:t xml:space="preserve">'hemoptysis', 'tachycardia', 'decreased_chest_movement', 'fatigue', </w:t>
            </w:r>
            <w:r>
              <w:t>‘</w:t>
            </w:r>
            <w:r w:rsidRPr="001B79C6">
              <w:t>no_urination_in_last_12h',</w:t>
            </w:r>
            <w:r w:rsidRPr="001B79C6">
              <w:br/>
              <w:t>'hemoptysis',</w:t>
            </w:r>
            <w:r>
              <w:t xml:space="preserve"> </w:t>
            </w:r>
            <w:r w:rsidRPr="001B79C6">
              <w:t>'danger_signs'</w:t>
            </w:r>
            <w:r>
              <w:t xml:space="preserve"> </w:t>
            </w:r>
          </w:p>
          <w:p w14:paraId="32D6BE0E" w14:textId="77777777" w:rsidR="000979B2" w:rsidRPr="0009125F" w:rsidRDefault="000979B2" w:rsidP="000979B2">
            <w:pPr>
              <w:pStyle w:val="NoSpacing"/>
            </w:pPr>
            <w:r w:rsidRPr="00754F5C">
              <w:t>+ ['not_applicable']</w:t>
            </w:r>
          </w:p>
        </w:tc>
        <w:tc>
          <w:tcPr>
            <w:tcW w:w="3260" w:type="dxa"/>
          </w:tcPr>
          <w:p w14:paraId="7345DEFF" w14:textId="77777777" w:rsidR="000979B2" w:rsidRPr="0009125F" w:rsidRDefault="000979B2" w:rsidP="000979B2">
            <w:pPr>
              <w:pStyle w:val="NoSpacing"/>
            </w:pPr>
            <w:r>
              <w:t>List of symptoms of the current ALRI event</w:t>
            </w:r>
          </w:p>
        </w:tc>
      </w:tr>
      <w:tr w:rsidR="000979B2" w:rsidRPr="0009125F" w14:paraId="7BD106C8" w14:textId="77777777" w:rsidTr="000979B2">
        <w:trPr>
          <w:trHeight w:val="264"/>
        </w:trPr>
        <w:tc>
          <w:tcPr>
            <w:tcW w:w="2972" w:type="dxa"/>
            <w:shd w:val="clear" w:color="auto" w:fill="FFF2CC" w:themeFill="accent4" w:themeFillTint="33"/>
          </w:tcPr>
          <w:p w14:paraId="4F33D9C9" w14:textId="77777777" w:rsidR="000979B2" w:rsidRDefault="000979B2" w:rsidP="000979B2">
            <w:pPr>
              <w:pStyle w:val="NoSpacing"/>
            </w:pPr>
            <w:r>
              <w:rPr>
                <w:rFonts w:eastAsiaTheme="minorHAnsi"/>
              </w:rPr>
              <w:t>ri</w:t>
            </w:r>
            <w:r w:rsidRPr="0009125F">
              <w:rPr>
                <w:rFonts w:eastAsiaTheme="minorHAnsi"/>
              </w:rPr>
              <w:t>_ALRI_date_of_onset</w:t>
            </w:r>
          </w:p>
        </w:tc>
        <w:tc>
          <w:tcPr>
            <w:tcW w:w="4111" w:type="dxa"/>
          </w:tcPr>
          <w:p w14:paraId="1336DA13" w14:textId="77777777" w:rsidR="000979B2" w:rsidRPr="001B79C6" w:rsidRDefault="000979B2" w:rsidP="000979B2">
            <w:pPr>
              <w:pStyle w:val="NoSpacing"/>
            </w:pPr>
            <w:r w:rsidRPr="0009125F">
              <w:rPr>
                <w:rFonts w:eastAsiaTheme="minorHAnsi"/>
              </w:rPr>
              <w:t>Date</w:t>
            </w:r>
          </w:p>
        </w:tc>
        <w:tc>
          <w:tcPr>
            <w:tcW w:w="3260" w:type="dxa"/>
          </w:tcPr>
          <w:p w14:paraId="3A58CD84" w14:textId="77777777" w:rsidR="000979B2" w:rsidRDefault="000979B2" w:rsidP="000979B2">
            <w:pPr>
              <w:pStyle w:val="NoSpacing"/>
            </w:pPr>
            <w:r w:rsidRPr="0009125F">
              <w:rPr>
                <w:rFonts w:eastAsiaTheme="minorHAnsi"/>
              </w:rPr>
              <w:t xml:space="preserve">Date of onset of </w:t>
            </w:r>
            <w:r>
              <w:rPr>
                <w:rFonts w:eastAsiaTheme="minorHAnsi"/>
              </w:rPr>
              <w:t>the last/ or current ALRI</w:t>
            </w:r>
            <w:r w:rsidRPr="0009125F">
              <w:rPr>
                <w:rFonts w:eastAsiaTheme="minorHAnsi"/>
              </w:rPr>
              <w:t xml:space="preserve"> symptoms</w:t>
            </w:r>
          </w:p>
        </w:tc>
      </w:tr>
      <w:tr w:rsidR="000979B2" w:rsidRPr="0009125F" w14:paraId="2338A5CD" w14:textId="77777777" w:rsidTr="000979B2">
        <w:trPr>
          <w:trHeight w:val="264"/>
        </w:trPr>
        <w:tc>
          <w:tcPr>
            <w:tcW w:w="2972" w:type="dxa"/>
            <w:shd w:val="clear" w:color="auto" w:fill="FFF2CC" w:themeFill="accent4" w:themeFillTint="33"/>
          </w:tcPr>
          <w:p w14:paraId="1CFE31F3" w14:textId="77777777" w:rsidR="000979B2" w:rsidRPr="0009125F" w:rsidRDefault="000979B2" w:rsidP="000979B2">
            <w:pPr>
              <w:pStyle w:val="NoSpacing"/>
              <w:rPr>
                <w:rFonts w:eastAsiaTheme="minorHAnsi"/>
              </w:rPr>
            </w:pPr>
            <w:r>
              <w:rPr>
                <w:rFonts w:eastAsiaTheme="minorHAnsi"/>
              </w:rPr>
              <w:t>ri</w:t>
            </w:r>
            <w:r w:rsidRPr="0009125F">
              <w:rPr>
                <w:rFonts w:eastAsiaTheme="minorHAnsi"/>
              </w:rPr>
              <w:t>_ALRI_</w:t>
            </w:r>
            <w:r>
              <w:rPr>
                <w:rFonts w:eastAsiaTheme="minorHAnsi"/>
              </w:rPr>
              <w:t>recovered_date</w:t>
            </w:r>
          </w:p>
        </w:tc>
        <w:tc>
          <w:tcPr>
            <w:tcW w:w="4111" w:type="dxa"/>
          </w:tcPr>
          <w:p w14:paraId="5ECF0487" w14:textId="77777777" w:rsidR="000979B2" w:rsidRPr="0009125F" w:rsidRDefault="000979B2" w:rsidP="000979B2">
            <w:pPr>
              <w:pStyle w:val="NoSpacing"/>
              <w:rPr>
                <w:rFonts w:eastAsiaTheme="minorHAnsi"/>
              </w:rPr>
            </w:pPr>
            <w:r>
              <w:t>Date</w:t>
            </w:r>
          </w:p>
        </w:tc>
        <w:tc>
          <w:tcPr>
            <w:tcW w:w="3260" w:type="dxa"/>
          </w:tcPr>
          <w:p w14:paraId="46ED934C" w14:textId="77777777" w:rsidR="000979B2" w:rsidRPr="0009125F" w:rsidRDefault="000979B2" w:rsidP="000979B2">
            <w:pPr>
              <w:pStyle w:val="NoSpacing"/>
              <w:rPr>
                <w:rFonts w:eastAsiaTheme="minorHAnsi"/>
              </w:rPr>
            </w:pPr>
            <w:r>
              <w:rPr>
                <w:rFonts w:eastAsiaTheme="minorHAnsi"/>
              </w:rPr>
              <w:t>Date of recovery and resolve of symptoms</w:t>
            </w:r>
          </w:p>
        </w:tc>
      </w:tr>
      <w:tr w:rsidR="000979B2" w:rsidRPr="0009125F" w14:paraId="32EBFA3B" w14:textId="77777777" w:rsidTr="000979B2">
        <w:trPr>
          <w:trHeight w:val="264"/>
        </w:trPr>
        <w:tc>
          <w:tcPr>
            <w:tcW w:w="2972" w:type="dxa"/>
            <w:shd w:val="clear" w:color="auto" w:fill="FFF2CC" w:themeFill="accent4" w:themeFillTint="33"/>
          </w:tcPr>
          <w:p w14:paraId="4F3D5F1F" w14:textId="77777777" w:rsidR="000979B2" w:rsidRDefault="000979B2" w:rsidP="000979B2">
            <w:pPr>
              <w:pStyle w:val="NoSpacing"/>
            </w:pPr>
            <w:r w:rsidRPr="0009125F">
              <w:rPr>
                <w:rFonts w:eastAsiaTheme="minorHAnsi"/>
              </w:rPr>
              <w:t>ri_ALRI_</w:t>
            </w:r>
            <w:r>
              <w:rPr>
                <w:rFonts w:eastAsiaTheme="minorHAnsi"/>
              </w:rPr>
              <w:t>severe_complication</w:t>
            </w:r>
            <w:r w:rsidRPr="0009125F">
              <w:rPr>
                <w:rFonts w:eastAsiaTheme="minorHAnsi"/>
              </w:rPr>
              <w:t>_date</w:t>
            </w:r>
          </w:p>
        </w:tc>
        <w:tc>
          <w:tcPr>
            <w:tcW w:w="4111" w:type="dxa"/>
          </w:tcPr>
          <w:p w14:paraId="00770434" w14:textId="77777777" w:rsidR="000979B2" w:rsidRPr="0009125F" w:rsidRDefault="000979B2" w:rsidP="000979B2">
            <w:pPr>
              <w:pStyle w:val="NoSpacing"/>
            </w:pPr>
            <w:r w:rsidRPr="0009125F">
              <w:rPr>
                <w:rFonts w:eastAsiaTheme="minorHAnsi"/>
              </w:rPr>
              <w:t>Date</w:t>
            </w:r>
          </w:p>
        </w:tc>
        <w:tc>
          <w:tcPr>
            <w:tcW w:w="3260" w:type="dxa"/>
          </w:tcPr>
          <w:p w14:paraId="70E8ED7E" w14:textId="77777777" w:rsidR="000979B2" w:rsidRPr="0009125F" w:rsidRDefault="000979B2" w:rsidP="000979B2">
            <w:pPr>
              <w:pStyle w:val="NoSpacing"/>
            </w:pPr>
            <w:r>
              <w:rPr>
                <w:rFonts w:eastAsiaTheme="minorHAnsi"/>
              </w:rPr>
              <w:t>Date of progression to any severe complication (respiratory failure, sepsis, meningitis) of the current/last episode</w:t>
            </w:r>
          </w:p>
        </w:tc>
      </w:tr>
      <w:tr w:rsidR="000979B2" w:rsidRPr="0009125F" w14:paraId="2E22F08A" w14:textId="77777777" w:rsidTr="000979B2">
        <w:trPr>
          <w:trHeight w:val="264"/>
        </w:trPr>
        <w:tc>
          <w:tcPr>
            <w:tcW w:w="2972" w:type="dxa"/>
            <w:shd w:val="clear" w:color="auto" w:fill="FFF2CC" w:themeFill="accent4" w:themeFillTint="33"/>
          </w:tcPr>
          <w:p w14:paraId="21EB6767" w14:textId="77777777" w:rsidR="000979B2" w:rsidRPr="0009125F" w:rsidRDefault="000979B2" w:rsidP="000979B2">
            <w:pPr>
              <w:pStyle w:val="NoSpacing"/>
              <w:rPr>
                <w:rFonts w:eastAsiaTheme="minorHAnsi"/>
              </w:rPr>
            </w:pPr>
            <w:r>
              <w:rPr>
                <w:rFonts w:eastAsiaTheme="minorHAnsi"/>
              </w:rPr>
              <w:t>ri_</w:t>
            </w:r>
            <w:r w:rsidRPr="0009125F">
              <w:rPr>
                <w:rFonts w:eastAsiaTheme="minorHAnsi"/>
              </w:rPr>
              <w:t>ALRI_death_date</w:t>
            </w:r>
          </w:p>
        </w:tc>
        <w:tc>
          <w:tcPr>
            <w:tcW w:w="4111" w:type="dxa"/>
          </w:tcPr>
          <w:p w14:paraId="5EEA9636" w14:textId="77777777" w:rsidR="000979B2" w:rsidRPr="0009125F" w:rsidRDefault="000979B2" w:rsidP="000979B2">
            <w:pPr>
              <w:pStyle w:val="NoSpacing"/>
              <w:rPr>
                <w:rFonts w:eastAsiaTheme="minorHAnsi"/>
              </w:rPr>
            </w:pPr>
            <w:r w:rsidRPr="0009125F">
              <w:rPr>
                <w:rFonts w:eastAsiaTheme="minorHAnsi"/>
              </w:rPr>
              <w:t>Date</w:t>
            </w:r>
          </w:p>
        </w:tc>
        <w:tc>
          <w:tcPr>
            <w:tcW w:w="3260" w:type="dxa"/>
          </w:tcPr>
          <w:p w14:paraId="68916D82" w14:textId="77777777" w:rsidR="000979B2" w:rsidRPr="0009125F" w:rsidRDefault="000979B2" w:rsidP="000979B2">
            <w:pPr>
              <w:pStyle w:val="NoSpacing"/>
              <w:rPr>
                <w:rFonts w:eastAsiaTheme="minorHAnsi"/>
              </w:rPr>
            </w:pPr>
            <w:r w:rsidRPr="0009125F">
              <w:rPr>
                <w:rFonts w:eastAsiaTheme="minorHAnsi"/>
              </w:rPr>
              <w:t xml:space="preserve">Date of death from </w:t>
            </w:r>
            <w:r>
              <w:rPr>
                <w:rFonts w:eastAsiaTheme="minorHAnsi"/>
              </w:rPr>
              <w:t>ALRI</w:t>
            </w:r>
          </w:p>
        </w:tc>
      </w:tr>
      <w:tr w:rsidR="000979B2" w:rsidRPr="0009125F" w14:paraId="15FD44C2" w14:textId="77777777" w:rsidTr="000979B2">
        <w:trPr>
          <w:trHeight w:val="264"/>
        </w:trPr>
        <w:tc>
          <w:tcPr>
            <w:tcW w:w="2972" w:type="dxa"/>
            <w:shd w:val="clear" w:color="auto" w:fill="DEEAF6" w:themeFill="accent1" w:themeFillTint="33"/>
          </w:tcPr>
          <w:p w14:paraId="0D72AF95" w14:textId="77777777" w:rsidR="000979B2" w:rsidRPr="0009125F" w:rsidRDefault="000979B2" w:rsidP="000979B2">
            <w:pPr>
              <w:pStyle w:val="NoSpacing"/>
              <w:rPr>
                <w:rFonts w:eastAsiaTheme="minorHAnsi"/>
              </w:rPr>
            </w:pPr>
            <w:r w:rsidRPr="001B79C6">
              <w:t>ri_ALRI_tx_start_date</w:t>
            </w:r>
          </w:p>
        </w:tc>
        <w:tc>
          <w:tcPr>
            <w:tcW w:w="4111" w:type="dxa"/>
          </w:tcPr>
          <w:p w14:paraId="03C6AB9E" w14:textId="77777777" w:rsidR="000979B2" w:rsidRPr="0009125F" w:rsidRDefault="000979B2" w:rsidP="000979B2">
            <w:pPr>
              <w:pStyle w:val="NoSpacing"/>
              <w:rPr>
                <w:rFonts w:eastAsiaTheme="minorHAnsi"/>
              </w:rPr>
            </w:pPr>
            <w:r>
              <w:t xml:space="preserve">Date </w:t>
            </w:r>
          </w:p>
        </w:tc>
        <w:tc>
          <w:tcPr>
            <w:tcW w:w="3260" w:type="dxa"/>
          </w:tcPr>
          <w:p w14:paraId="77B2809F" w14:textId="77777777" w:rsidR="000979B2" w:rsidRPr="0009125F" w:rsidRDefault="000979B2" w:rsidP="000979B2">
            <w:pPr>
              <w:pStyle w:val="NoSpacing"/>
              <w:rPr>
                <w:rFonts w:eastAsiaTheme="minorHAnsi"/>
              </w:rPr>
            </w:pPr>
            <w:r>
              <w:rPr>
                <w:rFonts w:eastAsiaTheme="minorHAnsi"/>
              </w:rPr>
              <w:t>Date of treatment start</w:t>
            </w:r>
          </w:p>
        </w:tc>
      </w:tr>
      <w:tr w:rsidR="000979B2" w:rsidRPr="0009125F" w14:paraId="7FA78C02" w14:textId="77777777" w:rsidTr="000979B2">
        <w:trPr>
          <w:trHeight w:val="264"/>
        </w:trPr>
        <w:tc>
          <w:tcPr>
            <w:tcW w:w="2972" w:type="dxa"/>
            <w:shd w:val="clear" w:color="auto" w:fill="DEEAF6" w:themeFill="accent1" w:themeFillTint="33"/>
          </w:tcPr>
          <w:p w14:paraId="304376A8" w14:textId="77777777" w:rsidR="000979B2" w:rsidRDefault="000979B2" w:rsidP="000979B2">
            <w:pPr>
              <w:pStyle w:val="NoSpacing"/>
            </w:pPr>
            <w:r w:rsidRPr="001B79C6">
              <w:t>ri_ALRI_antibiotic_treatment_administered</w:t>
            </w:r>
          </w:p>
        </w:tc>
        <w:tc>
          <w:tcPr>
            <w:tcW w:w="4111" w:type="dxa"/>
          </w:tcPr>
          <w:p w14:paraId="272BDD01" w14:textId="77777777" w:rsidR="000979B2" w:rsidRDefault="000979B2" w:rsidP="000979B2">
            <w:pPr>
              <w:pStyle w:val="NoSpacing"/>
            </w:pPr>
            <w:r>
              <w:t>Categorical</w:t>
            </w:r>
          </w:p>
          <w:p w14:paraId="58CA3E43" w14:textId="77777777" w:rsidR="000979B2" w:rsidRPr="0009125F" w:rsidRDefault="000979B2" w:rsidP="000979B2">
            <w:pPr>
              <w:pStyle w:val="NoSpacing"/>
            </w:pPr>
            <w:r w:rsidRPr="001B79C6">
              <w:t>'benzyl penicillin injection', 'amoxicillin', 'cotrimoxazole', 'other_antibiotic',            'chlorampheniciol', 'prednisolone'</w:t>
            </w:r>
          </w:p>
        </w:tc>
        <w:tc>
          <w:tcPr>
            <w:tcW w:w="3260" w:type="dxa"/>
          </w:tcPr>
          <w:p w14:paraId="61C37471" w14:textId="77777777" w:rsidR="000979B2" w:rsidRPr="001B79C6" w:rsidRDefault="000979B2" w:rsidP="000979B2">
            <w:pPr>
              <w:pStyle w:val="NoSpacing"/>
            </w:pPr>
            <w:r w:rsidRPr="001B79C6">
              <w:t>Antibiotic treatment given for the ALRI</w:t>
            </w:r>
          </w:p>
          <w:p w14:paraId="225706AB" w14:textId="77777777" w:rsidR="000979B2" w:rsidRPr="0009125F" w:rsidRDefault="000979B2" w:rsidP="000979B2">
            <w:pPr>
              <w:pStyle w:val="NoSpacing"/>
            </w:pPr>
          </w:p>
        </w:tc>
      </w:tr>
      <w:tr w:rsidR="000979B2" w:rsidRPr="0009125F" w14:paraId="506BEFEC" w14:textId="77777777" w:rsidTr="000979B2">
        <w:trPr>
          <w:trHeight w:val="264"/>
        </w:trPr>
        <w:tc>
          <w:tcPr>
            <w:tcW w:w="2972" w:type="dxa"/>
            <w:shd w:val="clear" w:color="auto" w:fill="DEEAF6" w:themeFill="accent1" w:themeFillTint="33"/>
          </w:tcPr>
          <w:p w14:paraId="59B32A47" w14:textId="77777777" w:rsidR="000979B2" w:rsidRDefault="000979B2" w:rsidP="000979B2">
            <w:pPr>
              <w:pStyle w:val="NoSpacing"/>
            </w:pPr>
            <w:r w:rsidRPr="001B79C6">
              <w:t>ri_peripheral_oxygen_saturation</w:t>
            </w:r>
          </w:p>
        </w:tc>
        <w:tc>
          <w:tcPr>
            <w:tcW w:w="4111" w:type="dxa"/>
          </w:tcPr>
          <w:p w14:paraId="4969C1E1" w14:textId="77777777" w:rsidR="000979B2" w:rsidRDefault="000979B2" w:rsidP="000979B2">
            <w:pPr>
              <w:pStyle w:val="NoSpacing"/>
            </w:pPr>
            <w:r>
              <w:t>Categorical</w:t>
            </w:r>
          </w:p>
          <w:p w14:paraId="793FB7A4" w14:textId="77777777" w:rsidR="000979B2" w:rsidRPr="0009125F" w:rsidRDefault="000979B2" w:rsidP="000979B2">
            <w:pPr>
              <w:pStyle w:val="NoSpacing"/>
            </w:pPr>
            <w:r w:rsidRPr="001B79C6">
              <w:t>'SpO2&lt;90%', 'SpO2_90-92%', 'SpO2&gt;92%'</w:t>
            </w:r>
          </w:p>
        </w:tc>
        <w:tc>
          <w:tcPr>
            <w:tcW w:w="3260" w:type="dxa"/>
          </w:tcPr>
          <w:p w14:paraId="1C7505CB" w14:textId="77777777" w:rsidR="000979B2" w:rsidRPr="0009125F" w:rsidRDefault="000979B2" w:rsidP="000979B2">
            <w:pPr>
              <w:pStyle w:val="NoSpacing"/>
            </w:pPr>
            <w:r w:rsidRPr="001B79C6">
              <w:t>Level of peripheral oxygen saturation to be read by a pulse oximetry</w:t>
            </w:r>
          </w:p>
        </w:tc>
      </w:tr>
      <w:tr w:rsidR="000979B2" w:rsidRPr="0009125F" w14:paraId="1736FEC3" w14:textId="77777777" w:rsidTr="000979B2">
        <w:trPr>
          <w:trHeight w:val="264"/>
        </w:trPr>
        <w:tc>
          <w:tcPr>
            <w:tcW w:w="2972" w:type="dxa"/>
            <w:shd w:val="clear" w:color="auto" w:fill="DEEAF6" w:themeFill="accent1" w:themeFillTint="33"/>
          </w:tcPr>
          <w:p w14:paraId="57E00CE5" w14:textId="77777777" w:rsidR="000979B2" w:rsidRDefault="000979B2" w:rsidP="000979B2">
            <w:pPr>
              <w:pStyle w:val="NoSpacing"/>
            </w:pPr>
            <w:r>
              <w:t>ri_chest_auscultations_signs</w:t>
            </w:r>
          </w:p>
        </w:tc>
        <w:tc>
          <w:tcPr>
            <w:tcW w:w="4111" w:type="dxa"/>
          </w:tcPr>
          <w:p w14:paraId="495B9711" w14:textId="77777777" w:rsidR="000979B2" w:rsidRPr="0009125F" w:rsidRDefault="000979B2" w:rsidP="000979B2">
            <w:pPr>
              <w:pStyle w:val="NoSpacing"/>
            </w:pPr>
            <w:r w:rsidRPr="001B79C6">
              <w:t xml:space="preserve">'decreased_breath_sounds', 'bronchial_breaths_sounds', 'crackles', </w:t>
            </w:r>
            <w:r w:rsidRPr="001B79C6">
              <w:lastRenderedPageBreak/>
              <w:t>'wheeze',</w:t>
            </w:r>
            <w:r>
              <w:t xml:space="preserve"> </w:t>
            </w:r>
            <w:r w:rsidRPr="001B79C6">
              <w:t>'abnormal_vocal_resonance', 'pleural_rub'</w:t>
            </w:r>
            <w:r>
              <w:t xml:space="preserve"> </w:t>
            </w:r>
            <w:r w:rsidRPr="00754F5C">
              <w:t>+ ['none'] + ['not_applicable']</w:t>
            </w:r>
          </w:p>
        </w:tc>
        <w:tc>
          <w:tcPr>
            <w:tcW w:w="3260" w:type="dxa"/>
          </w:tcPr>
          <w:p w14:paraId="59BF33E7" w14:textId="77777777" w:rsidR="000979B2" w:rsidRPr="0009125F" w:rsidRDefault="000979B2" w:rsidP="000979B2">
            <w:pPr>
              <w:pStyle w:val="NoSpacing"/>
            </w:pPr>
            <w:r>
              <w:lastRenderedPageBreak/>
              <w:t>Findings during chest auscultation examination</w:t>
            </w:r>
          </w:p>
        </w:tc>
      </w:tr>
      <w:tr w:rsidR="000979B2" w:rsidRPr="0009125F" w14:paraId="2838469C" w14:textId="77777777" w:rsidTr="000979B2">
        <w:trPr>
          <w:trHeight w:val="264"/>
        </w:trPr>
        <w:tc>
          <w:tcPr>
            <w:tcW w:w="2972" w:type="dxa"/>
            <w:shd w:val="clear" w:color="auto" w:fill="DEEAF6" w:themeFill="accent1" w:themeFillTint="33"/>
          </w:tcPr>
          <w:p w14:paraId="33D82A26" w14:textId="77777777" w:rsidR="000979B2" w:rsidRPr="001B79C6" w:rsidRDefault="000979B2" w:rsidP="000979B2">
            <w:pPr>
              <w:pStyle w:val="NoSpacing"/>
            </w:pPr>
            <w:r w:rsidRPr="001B79C6">
              <w:t>oxygen_therapy_given</w:t>
            </w:r>
          </w:p>
        </w:tc>
        <w:tc>
          <w:tcPr>
            <w:tcW w:w="4111" w:type="dxa"/>
          </w:tcPr>
          <w:p w14:paraId="06D5CD33" w14:textId="77777777" w:rsidR="000979B2" w:rsidRDefault="000979B2" w:rsidP="000979B2">
            <w:pPr>
              <w:pStyle w:val="NoSpacing"/>
            </w:pPr>
            <w:r>
              <w:t>Boolean</w:t>
            </w:r>
          </w:p>
          <w:p w14:paraId="532DC563" w14:textId="77777777" w:rsidR="000979B2" w:rsidRDefault="000979B2" w:rsidP="000979B2">
            <w:pPr>
              <w:pStyle w:val="NoSpacing"/>
            </w:pPr>
            <w:r>
              <w:t>(True/False)</w:t>
            </w:r>
          </w:p>
        </w:tc>
        <w:tc>
          <w:tcPr>
            <w:tcW w:w="3260" w:type="dxa"/>
          </w:tcPr>
          <w:p w14:paraId="1DFA5915" w14:textId="77777777" w:rsidR="000979B2" w:rsidRPr="001B79C6" w:rsidRDefault="000979B2" w:rsidP="000979B2">
            <w:pPr>
              <w:pStyle w:val="NoSpacing"/>
            </w:pPr>
            <w:r w:rsidRPr="001B79C6">
              <w:t>Oxygen therapy received at the hospital (for severe cases)</w:t>
            </w:r>
          </w:p>
        </w:tc>
      </w:tr>
    </w:tbl>
    <w:p w14:paraId="11F98932" w14:textId="77777777" w:rsidR="000979B2" w:rsidRPr="003A09E6" w:rsidRDefault="000979B2" w:rsidP="000979B2">
      <w:pPr>
        <w:pStyle w:val="CommentText"/>
        <w:spacing w:line="240" w:lineRule="auto"/>
        <w:ind w:firstLine="0"/>
        <w:rPr>
          <w:sz w:val="19"/>
          <w:szCs w:val="19"/>
        </w:rPr>
      </w:pPr>
      <w:r w:rsidRPr="003A09E6">
        <w:rPr>
          <w:noProof/>
          <w:sz w:val="19"/>
          <w:szCs w:val="19"/>
        </w:rPr>
        <w:t>‘ri_’ stands for respiratory infection – as a prefix representation of properties within the AL</w:t>
      </w:r>
      <w:r w:rsidRPr="003A09E6">
        <w:rPr>
          <w:noProof/>
          <w:sz w:val="19"/>
          <w:szCs w:val="19"/>
          <w:u w:val="single"/>
        </w:rPr>
        <w:t>RI</w:t>
      </w:r>
      <w:r w:rsidRPr="003A09E6">
        <w:rPr>
          <w:noProof/>
          <w:sz w:val="19"/>
          <w:szCs w:val="19"/>
        </w:rPr>
        <w:t xml:space="preserve"> module.</w:t>
      </w:r>
    </w:p>
    <w:p w14:paraId="2D10F152" w14:textId="77777777" w:rsidR="000979B2" w:rsidRDefault="000979B2" w:rsidP="000979B2">
      <w:pPr>
        <w:pStyle w:val="CommentText"/>
        <w:spacing w:line="240" w:lineRule="auto"/>
        <w:ind w:firstLine="0"/>
        <w:rPr>
          <w:noProof/>
          <w:sz w:val="19"/>
          <w:szCs w:val="19"/>
        </w:rPr>
      </w:pPr>
      <w:r w:rsidRPr="003A09E6">
        <w:rPr>
          <w:noProof/>
          <w:sz w:val="19"/>
          <w:szCs w:val="19"/>
        </w:rPr>
        <w:t xml:space="preserve">Assumption: viral/bacterial co-infections will fall under the category </w:t>
      </w:r>
      <w:r>
        <w:rPr>
          <w:noProof/>
          <w:sz w:val="19"/>
          <w:szCs w:val="19"/>
        </w:rPr>
        <w:t xml:space="preserve">‘bacterial pneumonia’ </w:t>
      </w:r>
      <w:r w:rsidRPr="003A09E6">
        <w:rPr>
          <w:noProof/>
          <w:sz w:val="19"/>
          <w:szCs w:val="19"/>
        </w:rPr>
        <w:t>as viral is considered to be the primary infection initiating the disease pathogenesis while bacterial superinfection (as secondary infection) is the driver of disease severity, which we want to capture.</w:t>
      </w:r>
    </w:p>
    <w:p w14:paraId="7E06AC6E" w14:textId="77777777" w:rsidR="000979B2" w:rsidRDefault="000979B2" w:rsidP="000979B2">
      <w:pPr>
        <w:pStyle w:val="CommentText"/>
        <w:ind w:firstLine="0"/>
        <w:rPr>
          <w:rFonts w:cs="Arial"/>
          <w:sz w:val="19"/>
          <w:szCs w:val="19"/>
        </w:rPr>
      </w:pPr>
      <w:r>
        <w:rPr>
          <w:noProof/>
          <w:sz w:val="19"/>
          <w:szCs w:val="19"/>
        </w:rPr>
        <w:t xml:space="preserve">RSV – respiratory syncitial virus; HMPV – human metapneumovirus; </w:t>
      </w:r>
      <w:r w:rsidRPr="00754F5C">
        <w:rPr>
          <w:rFonts w:cs="Arial"/>
          <w:sz w:val="19"/>
          <w:szCs w:val="19"/>
        </w:rPr>
        <w:t>Strep_pneumoniae_PCV13</w:t>
      </w:r>
      <w:r>
        <w:rPr>
          <w:rFonts w:cs="Arial"/>
          <w:sz w:val="19"/>
          <w:szCs w:val="19"/>
        </w:rPr>
        <w:t xml:space="preserve"> – Streptococcus pneumoniae Pneumococcal Conjugate Vaccine 13, Hib – Haemophilus influenzae type b</w:t>
      </w:r>
    </w:p>
    <w:p w14:paraId="6111E967" w14:textId="77777777" w:rsidR="000979B2" w:rsidRDefault="000979B2" w:rsidP="000979B2">
      <w:pPr>
        <w:pStyle w:val="CommentText"/>
        <w:ind w:firstLine="0"/>
        <w:rPr>
          <w:rFonts w:cs="Arial"/>
          <w:sz w:val="19"/>
          <w:szCs w:val="19"/>
        </w:rPr>
      </w:pPr>
      <w:r>
        <w:rPr>
          <w:rFonts w:cs="Arial"/>
          <w:sz w:val="19"/>
          <w:szCs w:val="19"/>
        </w:rPr>
        <w:t>*Enterobacteriaceae</w:t>
      </w:r>
      <w:r w:rsidRPr="00754F5C">
        <w:rPr>
          <w:rFonts w:cs="Arial"/>
          <w:sz w:val="19"/>
          <w:szCs w:val="19"/>
        </w:rPr>
        <w:t xml:space="preserve"> includes E. coli, Enterobacter </w:t>
      </w:r>
      <w:r>
        <w:rPr>
          <w:rFonts w:cs="Arial"/>
          <w:sz w:val="19"/>
          <w:szCs w:val="19"/>
        </w:rPr>
        <w:t>species, and Klebsiella species</w:t>
      </w:r>
    </w:p>
    <w:p w14:paraId="0733EE8F" w14:textId="77777777" w:rsidR="000979B2" w:rsidRDefault="000979B2" w:rsidP="000979B2">
      <w:pPr>
        <w:pStyle w:val="CommentText"/>
        <w:ind w:firstLine="0"/>
        <w:rPr>
          <w:rFonts w:cs="Arial"/>
          <w:sz w:val="19"/>
          <w:szCs w:val="19"/>
        </w:rPr>
      </w:pPr>
      <w:r>
        <w:rPr>
          <w:rFonts w:cs="Arial"/>
          <w:sz w:val="19"/>
          <w:szCs w:val="19"/>
        </w:rPr>
        <w:t>**other_Strepto_Enterococci</w:t>
      </w:r>
      <w:r w:rsidRPr="00754F5C">
        <w:rPr>
          <w:rFonts w:cs="Arial"/>
          <w:sz w:val="19"/>
          <w:szCs w:val="19"/>
        </w:rPr>
        <w:t xml:space="preserve"> includes Streptococcus pyogenes and Enterococcus faecium</w:t>
      </w:r>
    </w:p>
    <w:p w14:paraId="6E53AB21" w14:textId="77777777" w:rsidR="000979B2" w:rsidRPr="00F03A1D" w:rsidRDefault="000979B2" w:rsidP="000979B2">
      <w:pPr>
        <w:pStyle w:val="CommentText"/>
        <w:ind w:firstLine="0"/>
        <w:jc w:val="left"/>
        <w:rPr>
          <w:rFonts w:cs="Arial"/>
          <w:sz w:val="19"/>
          <w:szCs w:val="19"/>
        </w:rPr>
      </w:pPr>
      <w:r>
        <w:rPr>
          <w:rFonts w:cs="Arial"/>
          <w:sz w:val="19"/>
          <w:szCs w:val="19"/>
        </w:rPr>
        <w:t xml:space="preserve">***other_viral_pathogens includes </w:t>
      </w:r>
      <w:r w:rsidRPr="00754F5C">
        <w:rPr>
          <w:rFonts w:cs="Arial"/>
          <w:sz w:val="19"/>
          <w:szCs w:val="19"/>
        </w:rPr>
        <w:t>Coronaviruses NL63, 229E OC43 and HKU1, Cytomegalovirus, Parechovirus/Enterovirus</w:t>
      </w:r>
      <w:r w:rsidRPr="00754F5C">
        <w:rPr>
          <w:rFonts w:cs="Arial"/>
          <w:sz w:val="19"/>
          <w:szCs w:val="19"/>
        </w:rPr>
        <w:br/>
      </w:r>
      <w:r>
        <w:rPr>
          <w:rFonts w:cs="Arial"/>
          <w:sz w:val="19"/>
          <w:szCs w:val="19"/>
        </w:rPr>
        <w:t xml:space="preserve">****other_bacterial_pathogens </w:t>
      </w:r>
      <w:r w:rsidRPr="00754F5C">
        <w:rPr>
          <w:rFonts w:cs="Arial"/>
          <w:sz w:val="19"/>
          <w:szCs w:val="19"/>
        </w:rPr>
        <w:t>includes Bordetella pertussis, Chlamydophila pn</w:t>
      </w:r>
      <w:r>
        <w:rPr>
          <w:rFonts w:cs="Arial"/>
          <w:sz w:val="19"/>
          <w:szCs w:val="19"/>
        </w:rPr>
        <w:t xml:space="preserve">eumoniae, Legionella species, Mycoplasma pneumoniae, </w:t>
      </w:r>
      <w:r w:rsidRPr="00754F5C">
        <w:rPr>
          <w:rFonts w:cs="Arial"/>
          <w:sz w:val="19"/>
          <w:szCs w:val="19"/>
        </w:rPr>
        <w:t xml:space="preserve">Moraxella catarrhalis, Non-fermenting gram-negative rods (Acinetobacter species and Pseudomonas species), Neisseria </w:t>
      </w:r>
      <w:r>
        <w:rPr>
          <w:rFonts w:cs="Arial"/>
          <w:sz w:val="19"/>
          <w:szCs w:val="19"/>
        </w:rPr>
        <w:t>meningitides</w:t>
      </w:r>
    </w:p>
    <w:p w14:paraId="1AD90042" w14:textId="77777777" w:rsidR="000979B2" w:rsidRDefault="000979B2" w:rsidP="000979B2">
      <w:r>
        <w:t>Table 7 lists the parameters of the ALRI model and respective values.</w:t>
      </w:r>
    </w:p>
    <w:p w14:paraId="11EBB3C7" w14:textId="49EA6B98" w:rsidR="000979B2" w:rsidRDefault="000979B2" w:rsidP="000979B2">
      <w:pPr>
        <w:pStyle w:val="Caption"/>
        <w:keepNext/>
      </w:pPr>
      <w:r>
        <w:t xml:space="preserve">Table </w:t>
      </w:r>
      <w:fldSimple w:instr=" SEQ Table \* ARABIC ">
        <w:r>
          <w:rPr>
            <w:noProof/>
          </w:rPr>
          <w:t>8</w:t>
        </w:r>
      </w:fldSimple>
      <w:r>
        <w:t xml:space="preserve"> - </w:t>
      </w:r>
      <w:r w:rsidRPr="008F0359">
        <w:t>Parameters of the ALRI mod</w:t>
      </w:r>
      <w:r>
        <w:t>ule</w:t>
      </w:r>
    </w:p>
    <w:tbl>
      <w:tblPr>
        <w:tblW w:w="10291" w:type="dxa"/>
        <w:tblLayout w:type="fixed"/>
        <w:tblLook w:val="04A0" w:firstRow="1" w:lastRow="0" w:firstColumn="1" w:lastColumn="0" w:noHBand="0" w:noVBand="1"/>
      </w:tblPr>
      <w:tblGrid>
        <w:gridCol w:w="2542"/>
        <w:gridCol w:w="3402"/>
        <w:gridCol w:w="992"/>
        <w:gridCol w:w="3355"/>
      </w:tblGrid>
      <w:tr w:rsidR="000979B2" w:rsidRPr="002515AD" w14:paraId="438CE5C5" w14:textId="77777777" w:rsidTr="000979B2">
        <w:trPr>
          <w:trHeight w:val="310"/>
        </w:trPr>
        <w:tc>
          <w:tcPr>
            <w:tcW w:w="2542" w:type="dxa"/>
            <w:tcBorders>
              <w:top w:val="single" w:sz="8" w:space="0" w:color="auto"/>
              <w:left w:val="single" w:sz="8" w:space="0" w:color="auto"/>
              <w:bottom w:val="nil"/>
              <w:right w:val="single" w:sz="8" w:space="0" w:color="auto"/>
            </w:tcBorders>
            <w:shd w:val="clear" w:color="000000" w:fill="9BC2E6"/>
            <w:hideMark/>
          </w:tcPr>
          <w:p w14:paraId="1A5C9DEE"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Parameter</w:t>
            </w:r>
          </w:p>
        </w:tc>
        <w:tc>
          <w:tcPr>
            <w:tcW w:w="3402" w:type="dxa"/>
            <w:tcBorders>
              <w:top w:val="single" w:sz="8" w:space="0" w:color="auto"/>
              <w:left w:val="nil"/>
              <w:bottom w:val="nil"/>
              <w:right w:val="single" w:sz="8" w:space="0" w:color="auto"/>
            </w:tcBorders>
            <w:shd w:val="clear" w:color="000000" w:fill="9BC2E6"/>
            <w:hideMark/>
          </w:tcPr>
          <w:p w14:paraId="6E23759F"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Description</w:t>
            </w:r>
          </w:p>
        </w:tc>
        <w:tc>
          <w:tcPr>
            <w:tcW w:w="992" w:type="dxa"/>
            <w:tcBorders>
              <w:top w:val="single" w:sz="8" w:space="0" w:color="auto"/>
              <w:left w:val="nil"/>
              <w:bottom w:val="nil"/>
              <w:right w:val="single" w:sz="8" w:space="0" w:color="auto"/>
            </w:tcBorders>
            <w:shd w:val="clear" w:color="000000" w:fill="9BC2E6"/>
            <w:hideMark/>
          </w:tcPr>
          <w:p w14:paraId="61643D83"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Value</w:t>
            </w:r>
          </w:p>
        </w:tc>
        <w:tc>
          <w:tcPr>
            <w:tcW w:w="3355" w:type="dxa"/>
            <w:tcBorders>
              <w:top w:val="single" w:sz="8" w:space="0" w:color="auto"/>
              <w:left w:val="nil"/>
              <w:bottom w:val="nil"/>
              <w:right w:val="single" w:sz="8" w:space="0" w:color="auto"/>
            </w:tcBorders>
            <w:shd w:val="clear" w:color="000000" w:fill="9BC2E6"/>
            <w:hideMark/>
          </w:tcPr>
          <w:p w14:paraId="5D98A208" w14:textId="77777777" w:rsidR="000979B2" w:rsidRPr="002515AD" w:rsidRDefault="000979B2" w:rsidP="000979B2">
            <w:pPr>
              <w:spacing w:after="0" w:line="240" w:lineRule="auto"/>
              <w:ind w:firstLine="0"/>
              <w:contextualSpacing w:val="0"/>
              <w:jc w:val="left"/>
              <w:rPr>
                <w:rFonts w:eastAsia="Times New Roman" w:cs="Arial"/>
                <w:b/>
                <w:bCs/>
                <w:lang w:eastAsia="en-GB"/>
              </w:rPr>
            </w:pPr>
            <w:r w:rsidRPr="002515AD">
              <w:rPr>
                <w:rFonts w:eastAsia="Times New Roman" w:cs="Arial"/>
                <w:b/>
                <w:bCs/>
                <w:lang w:eastAsia="en-GB"/>
              </w:rPr>
              <w:t>Notes</w:t>
            </w:r>
          </w:p>
        </w:tc>
      </w:tr>
      <w:tr w:rsidR="000979B2" w:rsidRPr="002515AD" w14:paraId="07E2720D" w14:textId="77777777" w:rsidTr="000979B2">
        <w:trPr>
          <w:trHeight w:val="720"/>
        </w:trPr>
        <w:tc>
          <w:tcPr>
            <w:tcW w:w="2542" w:type="dxa"/>
            <w:tcBorders>
              <w:top w:val="single" w:sz="4" w:space="0" w:color="auto"/>
              <w:left w:val="single" w:sz="4" w:space="0" w:color="auto"/>
              <w:bottom w:val="single" w:sz="4" w:space="0" w:color="auto"/>
              <w:right w:val="single" w:sz="4" w:space="0" w:color="auto"/>
            </w:tcBorders>
            <w:shd w:val="clear" w:color="auto" w:fill="auto"/>
            <w:hideMark/>
          </w:tcPr>
          <w:p w14:paraId="0F57A0B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base_inc_rate_ALRI_by_RSV</w:t>
            </w:r>
          </w:p>
        </w:tc>
        <w:tc>
          <w:tcPr>
            <w:tcW w:w="3402" w:type="dxa"/>
            <w:tcBorders>
              <w:top w:val="single" w:sz="4" w:space="0" w:color="auto"/>
              <w:left w:val="nil"/>
              <w:bottom w:val="single" w:sz="4" w:space="0" w:color="auto"/>
              <w:right w:val="single" w:sz="4" w:space="0" w:color="auto"/>
            </w:tcBorders>
            <w:shd w:val="clear" w:color="auto" w:fill="auto"/>
            <w:hideMark/>
          </w:tcPr>
          <w:p w14:paraId="2FBE5B4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RSV in each age group [1-11, 12-23, 24-59]</w:t>
            </w:r>
          </w:p>
        </w:tc>
        <w:tc>
          <w:tcPr>
            <w:tcW w:w="992" w:type="dxa"/>
            <w:tcBorders>
              <w:top w:val="single" w:sz="4" w:space="0" w:color="auto"/>
              <w:left w:val="nil"/>
              <w:bottom w:val="single" w:sz="4" w:space="0" w:color="auto"/>
              <w:right w:val="single" w:sz="4" w:space="0" w:color="auto"/>
            </w:tcBorders>
            <w:shd w:val="clear" w:color="auto" w:fill="auto"/>
            <w:hideMark/>
          </w:tcPr>
          <w:p w14:paraId="34BFE2B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0.2749, 0.1102, 0.0088</w:t>
            </w:r>
          </w:p>
        </w:tc>
        <w:tc>
          <w:tcPr>
            <w:tcW w:w="335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406899D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The incidence of ALRI by pathogen is calculated using McCollum ED et al. 2017 study data to estimate the incidence of WHO-defined pneumonia - then applied a fraction of CXR+ cases (published data) from the PERCH study to calculate the proportions that are 'true' underlying pneumonia, plus adjusted for sensitivity and specificity with a paediatrician's 'gold standard'. Then, using the pathogen attributable fraction estimates from t</w:t>
            </w:r>
            <w:r>
              <w:rPr>
                <w:rFonts w:eastAsia="Times New Roman" w:cs="Arial"/>
                <w:color w:val="000000"/>
                <w:sz w:val="20"/>
                <w:szCs w:val="20"/>
                <w:lang w:eastAsia="en-GB"/>
              </w:rPr>
              <w:t>he PERCH study, apply to that p</w:t>
            </w:r>
            <w:r w:rsidRPr="002515AD">
              <w:rPr>
                <w:rFonts w:eastAsia="Times New Roman" w:cs="Arial"/>
                <w:color w:val="000000"/>
                <w:sz w:val="20"/>
                <w:szCs w:val="20"/>
                <w:lang w:eastAsia="en-GB"/>
              </w:rPr>
              <w:t>r</w:t>
            </w:r>
            <w:r>
              <w:rPr>
                <w:rFonts w:eastAsia="Times New Roman" w:cs="Arial"/>
                <w:color w:val="000000"/>
                <w:sz w:val="20"/>
                <w:szCs w:val="20"/>
                <w:lang w:eastAsia="en-GB"/>
              </w:rPr>
              <w:t>o</w:t>
            </w:r>
            <w:r w:rsidRPr="002515AD">
              <w:rPr>
                <w:rFonts w:eastAsia="Times New Roman" w:cs="Arial"/>
                <w:color w:val="000000"/>
                <w:sz w:val="20"/>
                <w:szCs w:val="20"/>
                <w:lang w:eastAsia="en-GB"/>
              </w:rPr>
              <w:t>po</w:t>
            </w:r>
            <w:r>
              <w:rPr>
                <w:rFonts w:eastAsia="Times New Roman" w:cs="Arial"/>
                <w:color w:val="000000"/>
                <w:sz w:val="20"/>
                <w:szCs w:val="20"/>
                <w:lang w:eastAsia="en-GB"/>
              </w:rPr>
              <w:t>r</w:t>
            </w:r>
            <w:r w:rsidRPr="002515AD">
              <w:rPr>
                <w:rFonts w:eastAsia="Times New Roman" w:cs="Arial"/>
                <w:color w:val="000000"/>
                <w:sz w:val="20"/>
                <w:szCs w:val="20"/>
                <w:lang w:eastAsia="en-GB"/>
              </w:rPr>
              <w:t>tion of estimated 'true' pneumonia to get the incidence of pneumonia by pathogen per age group. Then the other proportion of the WHO-defined pneumonia incidence derived in the first step is assumed to be 'true' underlying bronbchiolitis (CXR-) for which the pathogen AFs were not published in the PERCH article, thus currently dummy values. I have requested them, and it was confirmed to be provided, by a member of PERCH. The incidence of ALRI by pathogen in each age group equals to the addition of the incidences of pneumonia and bronchiolitis.</w:t>
            </w:r>
          </w:p>
        </w:tc>
      </w:tr>
      <w:tr w:rsidR="000979B2" w:rsidRPr="002515AD" w14:paraId="5D41B718"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53DFEE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base_inc_rate_ALRI_by_Rhinovirus</w:t>
            </w:r>
          </w:p>
        </w:tc>
        <w:tc>
          <w:tcPr>
            <w:tcW w:w="3402" w:type="dxa"/>
            <w:tcBorders>
              <w:top w:val="nil"/>
              <w:left w:val="nil"/>
              <w:bottom w:val="single" w:sz="4" w:space="0" w:color="auto"/>
              <w:right w:val="single" w:sz="4" w:space="0" w:color="auto"/>
            </w:tcBorders>
            <w:shd w:val="clear" w:color="auto" w:fill="auto"/>
            <w:hideMark/>
          </w:tcPr>
          <w:p w14:paraId="0668441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rhinovirus in each age group [1-11, 12-23, 24-59]</w:t>
            </w:r>
          </w:p>
        </w:tc>
        <w:tc>
          <w:tcPr>
            <w:tcW w:w="992" w:type="dxa"/>
            <w:tcBorders>
              <w:top w:val="nil"/>
              <w:left w:val="nil"/>
              <w:bottom w:val="single" w:sz="4" w:space="0" w:color="auto"/>
              <w:right w:val="single" w:sz="4" w:space="0" w:color="auto"/>
            </w:tcBorders>
            <w:shd w:val="clear" w:color="auto" w:fill="auto"/>
            <w:hideMark/>
          </w:tcPr>
          <w:p w14:paraId="69085F2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0.0217, 0.035, 0.0085</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013805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7C1F2C8"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3D1A08D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base_inc_rate_ALRI_by_HMPV</w:t>
            </w:r>
          </w:p>
        </w:tc>
        <w:tc>
          <w:tcPr>
            <w:tcW w:w="3402" w:type="dxa"/>
            <w:tcBorders>
              <w:top w:val="nil"/>
              <w:left w:val="nil"/>
              <w:bottom w:val="single" w:sz="4" w:space="0" w:color="auto"/>
              <w:right w:val="single" w:sz="4" w:space="0" w:color="auto"/>
            </w:tcBorders>
            <w:shd w:val="clear" w:color="auto" w:fill="auto"/>
            <w:hideMark/>
          </w:tcPr>
          <w:p w14:paraId="2AD1B50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hMPV in each age group [1-11, 12-23, 24-59]</w:t>
            </w:r>
          </w:p>
        </w:tc>
        <w:tc>
          <w:tcPr>
            <w:tcW w:w="992" w:type="dxa"/>
            <w:tcBorders>
              <w:top w:val="nil"/>
              <w:left w:val="nil"/>
              <w:bottom w:val="single" w:sz="4" w:space="0" w:color="auto"/>
              <w:right w:val="single" w:sz="4" w:space="0" w:color="auto"/>
            </w:tcBorders>
            <w:shd w:val="clear" w:color="auto" w:fill="auto"/>
            <w:hideMark/>
          </w:tcPr>
          <w:p w14:paraId="4A1A019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0.0382, 0.0184, 0.0031</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62BAEA7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2C454F9E"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268BBFC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base_inc_rate_ALRI_by_Parainfluenza</w:t>
            </w:r>
          </w:p>
        </w:tc>
        <w:tc>
          <w:tcPr>
            <w:tcW w:w="3402" w:type="dxa"/>
            <w:tcBorders>
              <w:top w:val="nil"/>
              <w:left w:val="nil"/>
              <w:bottom w:val="single" w:sz="4" w:space="0" w:color="auto"/>
              <w:right w:val="single" w:sz="4" w:space="0" w:color="auto"/>
            </w:tcBorders>
            <w:shd w:val="clear" w:color="auto" w:fill="auto"/>
            <w:hideMark/>
          </w:tcPr>
          <w:p w14:paraId="5A49A01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parainfluenza in each age group [1-11, 12-23, 24-59]</w:t>
            </w:r>
          </w:p>
        </w:tc>
        <w:tc>
          <w:tcPr>
            <w:tcW w:w="992" w:type="dxa"/>
            <w:tcBorders>
              <w:top w:val="nil"/>
              <w:left w:val="nil"/>
              <w:bottom w:val="single" w:sz="4" w:space="0" w:color="auto"/>
              <w:right w:val="single" w:sz="4" w:space="0" w:color="auto"/>
            </w:tcBorders>
            <w:shd w:val="clear" w:color="auto" w:fill="auto"/>
            <w:hideMark/>
          </w:tcPr>
          <w:p w14:paraId="559082C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0.0367, 0.0192, 0.0036</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23F5EB0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007557F" w14:textId="77777777" w:rsidTr="000979B2">
        <w:trPr>
          <w:trHeight w:val="810"/>
        </w:trPr>
        <w:tc>
          <w:tcPr>
            <w:tcW w:w="2542" w:type="dxa"/>
            <w:tcBorders>
              <w:top w:val="nil"/>
              <w:left w:val="single" w:sz="4" w:space="0" w:color="auto"/>
              <w:bottom w:val="single" w:sz="4" w:space="0" w:color="auto"/>
              <w:right w:val="single" w:sz="4" w:space="0" w:color="auto"/>
            </w:tcBorders>
            <w:shd w:val="clear" w:color="auto" w:fill="auto"/>
            <w:hideMark/>
          </w:tcPr>
          <w:p w14:paraId="7A0C3A7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base_inc_rate_ALRI_by_Strep_pneumoniae_PCV13</w:t>
            </w:r>
          </w:p>
        </w:tc>
        <w:tc>
          <w:tcPr>
            <w:tcW w:w="3402" w:type="dxa"/>
            <w:tcBorders>
              <w:top w:val="nil"/>
              <w:left w:val="nil"/>
              <w:bottom w:val="single" w:sz="4" w:space="0" w:color="auto"/>
              <w:right w:val="single" w:sz="4" w:space="0" w:color="auto"/>
            </w:tcBorders>
            <w:shd w:val="clear" w:color="auto" w:fill="auto"/>
            <w:hideMark/>
          </w:tcPr>
          <w:p w14:paraId="422BA77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Streptococcus pneumoniae PCV13-type in each age group [1-11, 12-23, 24-59]</w:t>
            </w:r>
          </w:p>
        </w:tc>
        <w:tc>
          <w:tcPr>
            <w:tcW w:w="992" w:type="dxa"/>
            <w:tcBorders>
              <w:top w:val="nil"/>
              <w:left w:val="nil"/>
              <w:bottom w:val="single" w:sz="4" w:space="0" w:color="auto"/>
              <w:right w:val="single" w:sz="4" w:space="0" w:color="auto"/>
            </w:tcBorders>
            <w:shd w:val="clear" w:color="auto" w:fill="auto"/>
            <w:hideMark/>
          </w:tcPr>
          <w:p w14:paraId="1FC38D8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0.0072, 0.0099, 0.0024</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2C18D7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02AD0ED0" w14:textId="77777777" w:rsidTr="000979B2">
        <w:trPr>
          <w:trHeight w:val="1000"/>
        </w:trPr>
        <w:tc>
          <w:tcPr>
            <w:tcW w:w="2542" w:type="dxa"/>
            <w:tcBorders>
              <w:top w:val="nil"/>
              <w:left w:val="single" w:sz="4" w:space="0" w:color="auto"/>
              <w:bottom w:val="single" w:sz="4" w:space="0" w:color="auto"/>
              <w:right w:val="single" w:sz="4" w:space="0" w:color="auto"/>
            </w:tcBorders>
            <w:shd w:val="clear" w:color="auto" w:fill="auto"/>
            <w:hideMark/>
          </w:tcPr>
          <w:p w14:paraId="4467C46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base_inc_rate_ALRI_by_Strep_pneumoniae_non_PCV13</w:t>
            </w:r>
          </w:p>
        </w:tc>
        <w:tc>
          <w:tcPr>
            <w:tcW w:w="3402" w:type="dxa"/>
            <w:tcBorders>
              <w:top w:val="nil"/>
              <w:left w:val="nil"/>
              <w:bottom w:val="single" w:sz="4" w:space="0" w:color="auto"/>
              <w:right w:val="single" w:sz="4" w:space="0" w:color="auto"/>
            </w:tcBorders>
            <w:shd w:val="clear" w:color="auto" w:fill="auto"/>
            <w:hideMark/>
          </w:tcPr>
          <w:p w14:paraId="5BE6600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Streptococcus pneumoniae non-PCV13-type in each age group [1-11, 12-23, 24-59]</w:t>
            </w:r>
          </w:p>
        </w:tc>
        <w:tc>
          <w:tcPr>
            <w:tcW w:w="992" w:type="dxa"/>
            <w:tcBorders>
              <w:top w:val="nil"/>
              <w:left w:val="nil"/>
              <w:bottom w:val="single" w:sz="4" w:space="0" w:color="auto"/>
              <w:right w:val="single" w:sz="4" w:space="0" w:color="auto"/>
            </w:tcBorders>
            <w:shd w:val="clear" w:color="auto" w:fill="auto"/>
            <w:hideMark/>
          </w:tcPr>
          <w:p w14:paraId="2FFF111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0.0072, 0.0099, 0.0024</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673F4E5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E8C223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41E05A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base_inc_rate_ALRI_by_Hib</w:t>
            </w:r>
          </w:p>
        </w:tc>
        <w:tc>
          <w:tcPr>
            <w:tcW w:w="3402" w:type="dxa"/>
            <w:tcBorders>
              <w:top w:val="nil"/>
              <w:left w:val="nil"/>
              <w:bottom w:val="single" w:sz="4" w:space="0" w:color="auto"/>
              <w:right w:val="single" w:sz="4" w:space="0" w:color="auto"/>
            </w:tcBorders>
            <w:shd w:val="clear" w:color="auto" w:fill="auto"/>
            <w:hideMark/>
          </w:tcPr>
          <w:p w14:paraId="4ECC759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Heamophilus influenzae type b in each age group [1-11, 12-23, 24-59]</w:t>
            </w:r>
          </w:p>
        </w:tc>
        <w:tc>
          <w:tcPr>
            <w:tcW w:w="992" w:type="dxa"/>
            <w:tcBorders>
              <w:top w:val="nil"/>
              <w:left w:val="nil"/>
              <w:bottom w:val="single" w:sz="4" w:space="0" w:color="auto"/>
              <w:right w:val="single" w:sz="4" w:space="0" w:color="auto"/>
            </w:tcBorders>
            <w:shd w:val="clear" w:color="auto" w:fill="auto"/>
            <w:hideMark/>
          </w:tcPr>
          <w:p w14:paraId="14C83E7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0.009, 0.0063, 0.0012</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6110DA1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F929B7E"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1095AB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base_inc_rate_ALRI_by_H.influenzae_non_type_b</w:t>
            </w:r>
          </w:p>
        </w:tc>
        <w:tc>
          <w:tcPr>
            <w:tcW w:w="3402" w:type="dxa"/>
            <w:tcBorders>
              <w:top w:val="nil"/>
              <w:left w:val="nil"/>
              <w:bottom w:val="single" w:sz="4" w:space="0" w:color="auto"/>
              <w:right w:val="single" w:sz="4" w:space="0" w:color="auto"/>
            </w:tcBorders>
            <w:shd w:val="clear" w:color="auto" w:fill="auto"/>
            <w:hideMark/>
          </w:tcPr>
          <w:p w14:paraId="1EEAFEC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Heamophilus influenzae non-type b in each age group [1-11, 12-23, 24-59]</w:t>
            </w:r>
          </w:p>
        </w:tc>
        <w:tc>
          <w:tcPr>
            <w:tcW w:w="992" w:type="dxa"/>
            <w:tcBorders>
              <w:top w:val="nil"/>
              <w:left w:val="nil"/>
              <w:bottom w:val="single" w:sz="4" w:space="0" w:color="auto"/>
              <w:right w:val="single" w:sz="4" w:space="0" w:color="auto"/>
            </w:tcBorders>
            <w:shd w:val="clear" w:color="auto" w:fill="auto"/>
            <w:hideMark/>
          </w:tcPr>
          <w:p w14:paraId="383D8E6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0.009, 0.0063, 0.0012</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2C8E064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A6395C9"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6640D3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base_inc_rate_ALRI_by_Staph_aureus</w:t>
            </w:r>
          </w:p>
        </w:tc>
        <w:tc>
          <w:tcPr>
            <w:tcW w:w="3402" w:type="dxa"/>
            <w:tcBorders>
              <w:top w:val="nil"/>
              <w:left w:val="nil"/>
              <w:bottom w:val="single" w:sz="4" w:space="0" w:color="auto"/>
              <w:right w:val="single" w:sz="4" w:space="0" w:color="auto"/>
            </w:tcBorders>
            <w:shd w:val="clear" w:color="auto" w:fill="auto"/>
            <w:hideMark/>
          </w:tcPr>
          <w:p w14:paraId="175C962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Staphylococcus aureus in each age group [1-11, 12-23, 24-59]</w:t>
            </w:r>
          </w:p>
        </w:tc>
        <w:tc>
          <w:tcPr>
            <w:tcW w:w="992" w:type="dxa"/>
            <w:tcBorders>
              <w:top w:val="nil"/>
              <w:left w:val="nil"/>
              <w:bottom w:val="single" w:sz="4" w:space="0" w:color="auto"/>
              <w:right w:val="single" w:sz="4" w:space="0" w:color="auto"/>
            </w:tcBorders>
            <w:shd w:val="clear" w:color="auto" w:fill="auto"/>
            <w:hideMark/>
          </w:tcPr>
          <w:p w14:paraId="55FA455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0.0113, 0.0017, 0.0006</w:t>
            </w:r>
          </w:p>
        </w:tc>
        <w:tc>
          <w:tcPr>
            <w:tcW w:w="3355" w:type="dxa"/>
            <w:vMerge/>
            <w:tcBorders>
              <w:top w:val="single" w:sz="4" w:space="0" w:color="auto"/>
              <w:left w:val="single" w:sz="4" w:space="0" w:color="auto"/>
              <w:bottom w:val="single" w:sz="4" w:space="0" w:color="auto"/>
              <w:right w:val="single" w:sz="4" w:space="0" w:color="auto"/>
            </w:tcBorders>
            <w:vAlign w:val="center"/>
            <w:hideMark/>
          </w:tcPr>
          <w:p w14:paraId="7D420F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7125EB6" w14:textId="77777777" w:rsidTr="000979B2">
        <w:trPr>
          <w:trHeight w:val="780"/>
        </w:trPr>
        <w:tc>
          <w:tcPr>
            <w:tcW w:w="2542" w:type="dxa"/>
            <w:tcBorders>
              <w:top w:val="nil"/>
              <w:left w:val="single" w:sz="4" w:space="0" w:color="auto"/>
              <w:bottom w:val="single" w:sz="4" w:space="0" w:color="auto"/>
              <w:right w:val="single" w:sz="4" w:space="0" w:color="auto"/>
            </w:tcBorders>
            <w:shd w:val="clear" w:color="auto" w:fill="auto"/>
            <w:hideMark/>
          </w:tcPr>
          <w:p w14:paraId="09763A3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base_inc_rate_ALRI_by_Enterobacteriaceae</w:t>
            </w:r>
          </w:p>
        </w:tc>
        <w:tc>
          <w:tcPr>
            <w:tcW w:w="3402" w:type="dxa"/>
            <w:tcBorders>
              <w:top w:val="nil"/>
              <w:left w:val="nil"/>
              <w:bottom w:val="single" w:sz="4" w:space="0" w:color="auto"/>
              <w:right w:val="single" w:sz="4" w:space="0" w:color="auto"/>
            </w:tcBorders>
            <w:shd w:val="clear" w:color="auto" w:fill="auto"/>
            <w:hideMark/>
          </w:tcPr>
          <w:p w14:paraId="17A4A6B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Enterobacteriaceae in each age group [1-11, 12-23, 24-59]</w:t>
            </w:r>
          </w:p>
        </w:tc>
        <w:tc>
          <w:tcPr>
            <w:tcW w:w="992" w:type="dxa"/>
            <w:tcBorders>
              <w:top w:val="nil"/>
              <w:left w:val="nil"/>
              <w:bottom w:val="single" w:sz="4" w:space="0" w:color="auto"/>
              <w:right w:val="single" w:sz="4" w:space="0" w:color="auto"/>
            </w:tcBorders>
            <w:shd w:val="clear" w:color="auto" w:fill="auto"/>
            <w:hideMark/>
          </w:tcPr>
          <w:p w14:paraId="229CF76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0.0103, 0.0036, 0.0016</w:t>
            </w:r>
          </w:p>
        </w:tc>
        <w:tc>
          <w:tcPr>
            <w:tcW w:w="3355" w:type="dxa"/>
            <w:vMerge w:val="restart"/>
            <w:tcBorders>
              <w:top w:val="nil"/>
              <w:left w:val="single" w:sz="4" w:space="0" w:color="auto"/>
              <w:bottom w:val="single" w:sz="4" w:space="0" w:color="auto"/>
              <w:right w:val="single" w:sz="4" w:space="0" w:color="auto"/>
            </w:tcBorders>
            <w:shd w:val="clear" w:color="auto" w:fill="auto"/>
            <w:hideMark/>
          </w:tcPr>
          <w:p w14:paraId="7ACAF47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PERCH's AFs of CXR+ for S. pneumoniae non-PCV13, H. influenzae non-type b, Enterobacteriaceae, Streptococcus and Enterococci spp, adenovirus, coronavirus and bocavirus are not provided in the article. These are currently not included in deriving the incidence of pneumonia</w:t>
            </w:r>
          </w:p>
        </w:tc>
      </w:tr>
      <w:tr w:rsidR="000979B2" w:rsidRPr="002515AD" w14:paraId="4FB12D7F" w14:textId="77777777" w:rsidTr="000979B2">
        <w:trPr>
          <w:trHeight w:val="800"/>
        </w:trPr>
        <w:tc>
          <w:tcPr>
            <w:tcW w:w="2542" w:type="dxa"/>
            <w:tcBorders>
              <w:top w:val="nil"/>
              <w:left w:val="single" w:sz="4" w:space="0" w:color="auto"/>
              <w:bottom w:val="single" w:sz="4" w:space="0" w:color="auto"/>
              <w:right w:val="single" w:sz="4" w:space="0" w:color="auto"/>
            </w:tcBorders>
            <w:shd w:val="clear" w:color="auto" w:fill="auto"/>
            <w:hideMark/>
          </w:tcPr>
          <w:p w14:paraId="76C85D5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base_inc_rate_ALRI_by_other_Strepto_Enterococci</w:t>
            </w:r>
          </w:p>
        </w:tc>
        <w:tc>
          <w:tcPr>
            <w:tcW w:w="3402" w:type="dxa"/>
            <w:tcBorders>
              <w:top w:val="nil"/>
              <w:left w:val="nil"/>
              <w:bottom w:val="single" w:sz="4" w:space="0" w:color="auto"/>
              <w:right w:val="single" w:sz="4" w:space="0" w:color="auto"/>
            </w:tcBorders>
            <w:shd w:val="clear" w:color="auto" w:fill="auto"/>
            <w:hideMark/>
          </w:tcPr>
          <w:p w14:paraId="7FB1715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other Streptococcus and Enterococci spp. in each age group [1-11, 12-23, 24-59]</w:t>
            </w:r>
          </w:p>
        </w:tc>
        <w:tc>
          <w:tcPr>
            <w:tcW w:w="992" w:type="dxa"/>
            <w:tcBorders>
              <w:top w:val="nil"/>
              <w:left w:val="nil"/>
              <w:bottom w:val="single" w:sz="4" w:space="0" w:color="auto"/>
              <w:right w:val="single" w:sz="4" w:space="0" w:color="auto"/>
            </w:tcBorders>
            <w:shd w:val="clear" w:color="auto" w:fill="auto"/>
            <w:hideMark/>
          </w:tcPr>
          <w:p w14:paraId="555569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0.0103, 0.0036, 0.0016</w:t>
            </w:r>
          </w:p>
        </w:tc>
        <w:tc>
          <w:tcPr>
            <w:tcW w:w="3355" w:type="dxa"/>
            <w:vMerge/>
            <w:tcBorders>
              <w:top w:val="nil"/>
              <w:left w:val="single" w:sz="4" w:space="0" w:color="auto"/>
              <w:bottom w:val="single" w:sz="4" w:space="0" w:color="auto"/>
              <w:right w:val="single" w:sz="4" w:space="0" w:color="auto"/>
            </w:tcBorders>
            <w:vAlign w:val="center"/>
            <w:hideMark/>
          </w:tcPr>
          <w:p w14:paraId="48B480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2CE43A2"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B2B39E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base_inc_rate_ALRI_by_Influenza</w:t>
            </w:r>
          </w:p>
        </w:tc>
        <w:tc>
          <w:tcPr>
            <w:tcW w:w="3402" w:type="dxa"/>
            <w:tcBorders>
              <w:top w:val="nil"/>
              <w:left w:val="nil"/>
              <w:bottom w:val="single" w:sz="4" w:space="0" w:color="auto"/>
              <w:right w:val="single" w:sz="4" w:space="0" w:color="auto"/>
            </w:tcBorders>
            <w:shd w:val="clear" w:color="auto" w:fill="auto"/>
            <w:hideMark/>
          </w:tcPr>
          <w:p w14:paraId="245A1C4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influenza in each age group [1-11, 12-23, 24-59]</w:t>
            </w:r>
          </w:p>
        </w:tc>
        <w:tc>
          <w:tcPr>
            <w:tcW w:w="992" w:type="dxa"/>
            <w:tcBorders>
              <w:top w:val="nil"/>
              <w:left w:val="nil"/>
              <w:bottom w:val="single" w:sz="4" w:space="0" w:color="auto"/>
              <w:right w:val="single" w:sz="4" w:space="0" w:color="auto"/>
            </w:tcBorders>
            <w:shd w:val="clear" w:color="auto" w:fill="auto"/>
            <w:hideMark/>
          </w:tcPr>
          <w:p w14:paraId="2FFCA2B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0.0177, 0.012, 0.0017</w:t>
            </w:r>
          </w:p>
        </w:tc>
        <w:tc>
          <w:tcPr>
            <w:tcW w:w="3355" w:type="dxa"/>
            <w:vMerge/>
            <w:tcBorders>
              <w:top w:val="nil"/>
              <w:left w:val="single" w:sz="4" w:space="0" w:color="auto"/>
              <w:bottom w:val="single" w:sz="4" w:space="0" w:color="auto"/>
              <w:right w:val="single" w:sz="4" w:space="0" w:color="auto"/>
            </w:tcBorders>
            <w:vAlign w:val="center"/>
            <w:hideMark/>
          </w:tcPr>
          <w:p w14:paraId="09FA4FA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5776217"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E057DC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lastRenderedPageBreak/>
              <w:t>base_inc_rate_ALRI_by_P.jirovecii</w:t>
            </w:r>
          </w:p>
        </w:tc>
        <w:tc>
          <w:tcPr>
            <w:tcW w:w="3402" w:type="dxa"/>
            <w:tcBorders>
              <w:top w:val="nil"/>
              <w:left w:val="nil"/>
              <w:bottom w:val="single" w:sz="4" w:space="0" w:color="auto"/>
              <w:right w:val="single" w:sz="4" w:space="0" w:color="auto"/>
            </w:tcBorders>
            <w:shd w:val="clear" w:color="auto" w:fill="auto"/>
            <w:hideMark/>
          </w:tcPr>
          <w:p w14:paraId="53B6687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P. jirovecii in each age group [1-11, 12-23, 24-59]</w:t>
            </w:r>
          </w:p>
        </w:tc>
        <w:tc>
          <w:tcPr>
            <w:tcW w:w="992" w:type="dxa"/>
            <w:tcBorders>
              <w:top w:val="nil"/>
              <w:left w:val="nil"/>
              <w:bottom w:val="single" w:sz="4" w:space="0" w:color="auto"/>
              <w:right w:val="single" w:sz="4" w:space="0" w:color="auto"/>
            </w:tcBorders>
            <w:shd w:val="clear" w:color="auto" w:fill="auto"/>
            <w:hideMark/>
          </w:tcPr>
          <w:p w14:paraId="17D3B4F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0.0092, 0.0007, 0.0001</w:t>
            </w:r>
          </w:p>
        </w:tc>
        <w:tc>
          <w:tcPr>
            <w:tcW w:w="3355" w:type="dxa"/>
            <w:tcBorders>
              <w:top w:val="nil"/>
              <w:left w:val="nil"/>
              <w:bottom w:val="single" w:sz="4" w:space="0" w:color="auto"/>
              <w:right w:val="single" w:sz="4" w:space="0" w:color="auto"/>
            </w:tcBorders>
            <w:shd w:val="clear" w:color="auto" w:fill="auto"/>
            <w:hideMark/>
          </w:tcPr>
          <w:p w14:paraId="2FD33A7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w:t>
            </w:r>
          </w:p>
        </w:tc>
      </w:tr>
      <w:tr w:rsidR="000979B2" w:rsidRPr="002515AD" w14:paraId="40C1909C" w14:textId="77777777" w:rsidTr="000979B2">
        <w:trPr>
          <w:trHeight w:val="810"/>
        </w:trPr>
        <w:tc>
          <w:tcPr>
            <w:tcW w:w="2542" w:type="dxa"/>
            <w:tcBorders>
              <w:top w:val="nil"/>
              <w:left w:val="single" w:sz="4" w:space="0" w:color="auto"/>
              <w:bottom w:val="single" w:sz="4" w:space="0" w:color="auto"/>
              <w:right w:val="single" w:sz="4" w:space="0" w:color="auto"/>
            </w:tcBorders>
            <w:shd w:val="clear" w:color="auto" w:fill="auto"/>
            <w:hideMark/>
          </w:tcPr>
          <w:p w14:paraId="5FFAEB4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base_inc_rate_ALRI_by_Bocavirus</w:t>
            </w:r>
          </w:p>
        </w:tc>
        <w:tc>
          <w:tcPr>
            <w:tcW w:w="3402" w:type="dxa"/>
            <w:tcBorders>
              <w:top w:val="nil"/>
              <w:left w:val="nil"/>
              <w:bottom w:val="single" w:sz="4" w:space="0" w:color="auto"/>
              <w:right w:val="single" w:sz="4" w:space="0" w:color="auto"/>
            </w:tcBorders>
            <w:shd w:val="clear" w:color="auto" w:fill="auto"/>
            <w:hideMark/>
          </w:tcPr>
          <w:p w14:paraId="3821550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bovavirus in each age group [1-11, 12-23, 24-59]</w:t>
            </w:r>
          </w:p>
        </w:tc>
        <w:tc>
          <w:tcPr>
            <w:tcW w:w="992" w:type="dxa"/>
            <w:tcBorders>
              <w:top w:val="nil"/>
              <w:left w:val="nil"/>
              <w:bottom w:val="single" w:sz="4" w:space="0" w:color="auto"/>
              <w:right w:val="single" w:sz="4" w:space="0" w:color="auto"/>
            </w:tcBorders>
            <w:shd w:val="clear" w:color="auto" w:fill="auto"/>
            <w:hideMark/>
          </w:tcPr>
          <w:p w14:paraId="71C854B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0.0128, 0.0066, 0</w:t>
            </w:r>
          </w:p>
        </w:tc>
        <w:tc>
          <w:tcPr>
            <w:tcW w:w="3355" w:type="dxa"/>
            <w:vMerge w:val="restart"/>
            <w:tcBorders>
              <w:top w:val="nil"/>
              <w:left w:val="single" w:sz="4" w:space="0" w:color="auto"/>
              <w:bottom w:val="single" w:sz="4" w:space="0" w:color="000000"/>
              <w:right w:val="single" w:sz="4" w:space="0" w:color="auto"/>
            </w:tcBorders>
            <w:shd w:val="clear" w:color="auto" w:fill="auto"/>
            <w:hideMark/>
          </w:tcPr>
          <w:p w14:paraId="2D66185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PERCH's AFs of CXR+ for adenovirus, bocavirus, other viral and other bacterial pathogens are not provided in the article. These are currently not included in deriving the incidence of pneumonia</w:t>
            </w:r>
          </w:p>
        </w:tc>
      </w:tr>
      <w:tr w:rsidR="000979B2" w:rsidRPr="002515AD" w14:paraId="3656BB6B"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CD58EE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base_inc_rate_ALRI_by_Adenovirus</w:t>
            </w:r>
          </w:p>
        </w:tc>
        <w:tc>
          <w:tcPr>
            <w:tcW w:w="3402" w:type="dxa"/>
            <w:tcBorders>
              <w:top w:val="nil"/>
              <w:left w:val="nil"/>
              <w:bottom w:val="single" w:sz="4" w:space="0" w:color="auto"/>
              <w:right w:val="single" w:sz="4" w:space="0" w:color="auto"/>
            </w:tcBorders>
            <w:shd w:val="clear" w:color="auto" w:fill="auto"/>
            <w:hideMark/>
          </w:tcPr>
          <w:p w14:paraId="07D92DA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adenovirus in each age group [1-11, 12-23, 24-59]</w:t>
            </w:r>
          </w:p>
        </w:tc>
        <w:tc>
          <w:tcPr>
            <w:tcW w:w="992" w:type="dxa"/>
            <w:tcBorders>
              <w:top w:val="nil"/>
              <w:left w:val="nil"/>
              <w:bottom w:val="single" w:sz="4" w:space="0" w:color="auto"/>
              <w:right w:val="single" w:sz="4" w:space="0" w:color="auto"/>
            </w:tcBorders>
            <w:shd w:val="clear" w:color="auto" w:fill="auto"/>
            <w:hideMark/>
          </w:tcPr>
          <w:p w14:paraId="31B86C4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0.0128, 0.0066, 0</w:t>
            </w:r>
          </w:p>
        </w:tc>
        <w:tc>
          <w:tcPr>
            <w:tcW w:w="3355" w:type="dxa"/>
            <w:vMerge/>
            <w:tcBorders>
              <w:top w:val="nil"/>
              <w:left w:val="single" w:sz="4" w:space="0" w:color="auto"/>
              <w:bottom w:val="single" w:sz="4" w:space="0" w:color="000000"/>
              <w:right w:val="single" w:sz="4" w:space="0" w:color="auto"/>
            </w:tcBorders>
            <w:vAlign w:val="center"/>
            <w:hideMark/>
          </w:tcPr>
          <w:p w14:paraId="0B1EC42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12CBE90"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3860CFC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base_inc_rate_ALRI_by_other_viral_pathogens</w:t>
            </w:r>
          </w:p>
        </w:tc>
        <w:tc>
          <w:tcPr>
            <w:tcW w:w="3402" w:type="dxa"/>
            <w:tcBorders>
              <w:top w:val="nil"/>
              <w:left w:val="nil"/>
              <w:bottom w:val="single" w:sz="4" w:space="0" w:color="auto"/>
              <w:right w:val="single" w:sz="4" w:space="0" w:color="auto"/>
            </w:tcBorders>
            <w:shd w:val="clear" w:color="auto" w:fill="auto"/>
            <w:hideMark/>
          </w:tcPr>
          <w:p w14:paraId="750F482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other viral pathogens in each age group [1-11, 12-23, 24-59]</w:t>
            </w:r>
          </w:p>
        </w:tc>
        <w:tc>
          <w:tcPr>
            <w:tcW w:w="992" w:type="dxa"/>
            <w:tcBorders>
              <w:top w:val="nil"/>
              <w:left w:val="nil"/>
              <w:bottom w:val="single" w:sz="4" w:space="0" w:color="auto"/>
              <w:right w:val="single" w:sz="4" w:space="0" w:color="auto"/>
            </w:tcBorders>
            <w:shd w:val="clear" w:color="auto" w:fill="auto"/>
            <w:hideMark/>
          </w:tcPr>
          <w:p w14:paraId="664FD19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0.0001, 0.0001, 0.0001</w:t>
            </w:r>
          </w:p>
        </w:tc>
        <w:tc>
          <w:tcPr>
            <w:tcW w:w="3355" w:type="dxa"/>
            <w:vMerge/>
            <w:tcBorders>
              <w:top w:val="nil"/>
              <w:left w:val="single" w:sz="4" w:space="0" w:color="auto"/>
              <w:bottom w:val="single" w:sz="4" w:space="0" w:color="000000"/>
              <w:right w:val="single" w:sz="4" w:space="0" w:color="auto"/>
            </w:tcBorders>
            <w:vAlign w:val="center"/>
            <w:hideMark/>
          </w:tcPr>
          <w:p w14:paraId="1F295EF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59FCC65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7C9760D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base_inc_rate_ALRI_by_other_bacterial_pathogens</w:t>
            </w:r>
          </w:p>
        </w:tc>
        <w:tc>
          <w:tcPr>
            <w:tcW w:w="3402" w:type="dxa"/>
            <w:tcBorders>
              <w:top w:val="nil"/>
              <w:left w:val="nil"/>
              <w:bottom w:val="single" w:sz="4" w:space="0" w:color="auto"/>
              <w:right w:val="single" w:sz="4" w:space="0" w:color="auto"/>
            </w:tcBorders>
            <w:shd w:val="clear" w:color="auto" w:fill="auto"/>
            <w:hideMark/>
          </w:tcPr>
          <w:p w14:paraId="566A2F3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incidence of ALRI attributed to other bacterial pathogens in each age group [1-11, 12-23, 24-59]</w:t>
            </w:r>
          </w:p>
        </w:tc>
        <w:tc>
          <w:tcPr>
            <w:tcW w:w="992" w:type="dxa"/>
            <w:tcBorders>
              <w:top w:val="nil"/>
              <w:left w:val="nil"/>
              <w:bottom w:val="single" w:sz="4" w:space="0" w:color="auto"/>
              <w:right w:val="single" w:sz="4" w:space="0" w:color="auto"/>
            </w:tcBorders>
            <w:shd w:val="clear" w:color="auto" w:fill="auto"/>
            <w:hideMark/>
          </w:tcPr>
          <w:p w14:paraId="42A1D2B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0.0428, 0.0579, 0.015</w:t>
            </w:r>
          </w:p>
        </w:tc>
        <w:tc>
          <w:tcPr>
            <w:tcW w:w="3355" w:type="dxa"/>
            <w:vMerge/>
            <w:tcBorders>
              <w:top w:val="nil"/>
              <w:left w:val="single" w:sz="4" w:space="0" w:color="auto"/>
              <w:bottom w:val="single" w:sz="4" w:space="0" w:color="000000"/>
              <w:right w:val="single" w:sz="4" w:space="0" w:color="auto"/>
            </w:tcBorders>
            <w:vAlign w:val="center"/>
            <w:hideMark/>
          </w:tcPr>
          <w:p w14:paraId="551D240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7722124"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151B33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rr_ALRI_Hhhandwashing</w:t>
            </w:r>
          </w:p>
        </w:tc>
        <w:tc>
          <w:tcPr>
            <w:tcW w:w="3402" w:type="dxa"/>
            <w:tcBorders>
              <w:top w:val="nil"/>
              <w:left w:val="nil"/>
              <w:bottom w:val="single" w:sz="4" w:space="0" w:color="auto"/>
              <w:right w:val="single" w:sz="4" w:space="0" w:color="auto"/>
            </w:tcBorders>
            <w:shd w:val="clear" w:color="auto" w:fill="auto"/>
            <w:hideMark/>
          </w:tcPr>
          <w:p w14:paraId="4656683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with household handwashing practice</w:t>
            </w:r>
          </w:p>
        </w:tc>
        <w:tc>
          <w:tcPr>
            <w:tcW w:w="992" w:type="dxa"/>
            <w:tcBorders>
              <w:top w:val="nil"/>
              <w:left w:val="nil"/>
              <w:bottom w:val="single" w:sz="4" w:space="0" w:color="auto"/>
              <w:right w:val="single" w:sz="4" w:space="0" w:color="auto"/>
            </w:tcBorders>
            <w:shd w:val="clear" w:color="auto" w:fill="auto"/>
            <w:hideMark/>
          </w:tcPr>
          <w:p w14:paraId="7BE8777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dummy</w:t>
            </w:r>
          </w:p>
        </w:tc>
        <w:tc>
          <w:tcPr>
            <w:tcW w:w="3355" w:type="dxa"/>
            <w:tcBorders>
              <w:top w:val="nil"/>
              <w:left w:val="nil"/>
              <w:bottom w:val="single" w:sz="4" w:space="0" w:color="auto"/>
              <w:right w:val="single" w:sz="4" w:space="0" w:color="auto"/>
            </w:tcBorders>
            <w:shd w:val="clear" w:color="auto" w:fill="auto"/>
            <w:hideMark/>
          </w:tcPr>
          <w:p w14:paraId="203B21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 </w:t>
            </w:r>
          </w:p>
        </w:tc>
      </w:tr>
      <w:tr w:rsidR="000979B2" w:rsidRPr="002515AD" w14:paraId="443C686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06E201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rr_ALRI_indoor_air_pollution</w:t>
            </w:r>
          </w:p>
        </w:tc>
        <w:tc>
          <w:tcPr>
            <w:tcW w:w="3402" w:type="dxa"/>
            <w:tcBorders>
              <w:top w:val="nil"/>
              <w:left w:val="nil"/>
              <w:bottom w:val="single" w:sz="4" w:space="0" w:color="auto"/>
              <w:right w:val="single" w:sz="4" w:space="0" w:color="auto"/>
            </w:tcBorders>
            <w:shd w:val="clear" w:color="auto" w:fill="auto"/>
            <w:hideMark/>
          </w:tcPr>
          <w:p w14:paraId="6BD3080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exposed to indoor air pollution</w:t>
            </w:r>
          </w:p>
        </w:tc>
        <w:tc>
          <w:tcPr>
            <w:tcW w:w="992" w:type="dxa"/>
            <w:tcBorders>
              <w:top w:val="nil"/>
              <w:left w:val="nil"/>
              <w:bottom w:val="single" w:sz="4" w:space="0" w:color="auto"/>
              <w:right w:val="single" w:sz="4" w:space="0" w:color="auto"/>
            </w:tcBorders>
            <w:shd w:val="clear" w:color="auto" w:fill="auto"/>
            <w:hideMark/>
          </w:tcPr>
          <w:p w14:paraId="19E7A1F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1.57 (1.06-2.31)</w:t>
            </w:r>
          </w:p>
        </w:tc>
        <w:tc>
          <w:tcPr>
            <w:tcW w:w="3355" w:type="dxa"/>
            <w:vMerge w:val="restart"/>
            <w:tcBorders>
              <w:top w:val="nil"/>
              <w:left w:val="single" w:sz="4" w:space="0" w:color="auto"/>
              <w:bottom w:val="single" w:sz="4" w:space="0" w:color="auto"/>
              <w:right w:val="single" w:sz="4" w:space="0" w:color="auto"/>
            </w:tcBorders>
            <w:shd w:val="clear" w:color="auto" w:fill="auto"/>
            <w:hideMark/>
          </w:tcPr>
          <w:p w14:paraId="663CC4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meta-analysis results on risk factors for severe ALRI - it was applied the WHO-pneumonia case definition, in which many non-severe (fast-breathing only) pneumonia/ALRI are not true cases of pneumonia.  Reference: Jackson, S. et al. 2013</w:t>
            </w:r>
          </w:p>
        </w:tc>
      </w:tr>
      <w:tr w:rsidR="000979B2" w:rsidRPr="002515AD" w14:paraId="7C7E4A5A"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5C7DDF0E"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rr_ALRI_not_excl_breastfeeding</w:t>
            </w:r>
          </w:p>
        </w:tc>
        <w:tc>
          <w:tcPr>
            <w:tcW w:w="3402" w:type="dxa"/>
            <w:tcBorders>
              <w:top w:val="nil"/>
              <w:left w:val="nil"/>
              <w:bottom w:val="single" w:sz="4" w:space="0" w:color="auto"/>
              <w:right w:val="single" w:sz="4" w:space="0" w:color="auto"/>
            </w:tcBorders>
            <w:shd w:val="clear" w:color="auto" w:fill="auto"/>
            <w:hideMark/>
          </w:tcPr>
          <w:p w14:paraId="63E2F94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NOT exclusively breastfed</w:t>
            </w:r>
          </w:p>
        </w:tc>
        <w:tc>
          <w:tcPr>
            <w:tcW w:w="992" w:type="dxa"/>
            <w:tcBorders>
              <w:top w:val="nil"/>
              <w:left w:val="nil"/>
              <w:bottom w:val="single" w:sz="4" w:space="0" w:color="auto"/>
              <w:right w:val="single" w:sz="4" w:space="0" w:color="auto"/>
            </w:tcBorders>
            <w:shd w:val="clear" w:color="auto" w:fill="auto"/>
            <w:hideMark/>
          </w:tcPr>
          <w:p w14:paraId="1582B0F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2.34 (1.42-3.88)</w:t>
            </w:r>
          </w:p>
        </w:tc>
        <w:tc>
          <w:tcPr>
            <w:tcW w:w="3355" w:type="dxa"/>
            <w:vMerge/>
            <w:tcBorders>
              <w:top w:val="nil"/>
              <w:left w:val="single" w:sz="4" w:space="0" w:color="auto"/>
              <w:bottom w:val="single" w:sz="4" w:space="0" w:color="auto"/>
              <w:right w:val="single" w:sz="4" w:space="0" w:color="auto"/>
            </w:tcBorders>
            <w:vAlign w:val="center"/>
            <w:hideMark/>
          </w:tcPr>
          <w:p w14:paraId="51CB3A0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A00CB61"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3F74BCB"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rr_ALRI_low_birth_weight</w:t>
            </w:r>
          </w:p>
        </w:tc>
        <w:tc>
          <w:tcPr>
            <w:tcW w:w="3402" w:type="dxa"/>
            <w:tcBorders>
              <w:top w:val="nil"/>
              <w:left w:val="nil"/>
              <w:bottom w:val="single" w:sz="4" w:space="0" w:color="auto"/>
              <w:right w:val="single" w:sz="4" w:space="0" w:color="auto"/>
            </w:tcBorders>
            <w:shd w:val="clear" w:color="auto" w:fill="auto"/>
            <w:hideMark/>
          </w:tcPr>
          <w:p w14:paraId="1123703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have low birth weight - applicable till 6 months</w:t>
            </w:r>
          </w:p>
        </w:tc>
        <w:tc>
          <w:tcPr>
            <w:tcW w:w="992" w:type="dxa"/>
            <w:tcBorders>
              <w:top w:val="nil"/>
              <w:left w:val="nil"/>
              <w:bottom w:val="single" w:sz="4" w:space="0" w:color="auto"/>
              <w:right w:val="single" w:sz="4" w:space="0" w:color="auto"/>
            </w:tcBorders>
            <w:shd w:val="clear" w:color="auto" w:fill="auto"/>
            <w:hideMark/>
          </w:tcPr>
          <w:p w14:paraId="1794635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3.18 (1.02-9.90)</w:t>
            </w:r>
          </w:p>
        </w:tc>
        <w:tc>
          <w:tcPr>
            <w:tcW w:w="3355" w:type="dxa"/>
            <w:vMerge/>
            <w:tcBorders>
              <w:top w:val="nil"/>
              <w:left w:val="single" w:sz="4" w:space="0" w:color="auto"/>
              <w:bottom w:val="single" w:sz="4" w:space="0" w:color="auto"/>
              <w:right w:val="single" w:sz="4" w:space="0" w:color="auto"/>
            </w:tcBorders>
            <w:vAlign w:val="center"/>
            <w:hideMark/>
          </w:tcPr>
          <w:p w14:paraId="32B3E26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0CB18DC1"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B8712CB"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rr_ALRI_HIV</w:t>
            </w:r>
          </w:p>
        </w:tc>
        <w:tc>
          <w:tcPr>
            <w:tcW w:w="3402" w:type="dxa"/>
            <w:tcBorders>
              <w:top w:val="nil"/>
              <w:left w:val="nil"/>
              <w:bottom w:val="single" w:sz="4" w:space="0" w:color="auto"/>
              <w:right w:val="single" w:sz="4" w:space="0" w:color="auto"/>
            </w:tcBorders>
            <w:shd w:val="clear" w:color="auto" w:fill="auto"/>
            <w:hideMark/>
          </w:tcPr>
          <w:p w14:paraId="17E8C55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HIV positive</w:t>
            </w:r>
          </w:p>
        </w:tc>
        <w:tc>
          <w:tcPr>
            <w:tcW w:w="992" w:type="dxa"/>
            <w:tcBorders>
              <w:top w:val="nil"/>
              <w:left w:val="nil"/>
              <w:bottom w:val="single" w:sz="4" w:space="0" w:color="auto"/>
              <w:right w:val="single" w:sz="4" w:space="0" w:color="auto"/>
            </w:tcBorders>
            <w:shd w:val="clear" w:color="auto" w:fill="auto"/>
            <w:hideMark/>
          </w:tcPr>
          <w:p w14:paraId="57E6B0E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4.15 (2.57-9.74)</w:t>
            </w:r>
          </w:p>
        </w:tc>
        <w:tc>
          <w:tcPr>
            <w:tcW w:w="3355" w:type="dxa"/>
            <w:vMerge/>
            <w:tcBorders>
              <w:top w:val="nil"/>
              <w:left w:val="single" w:sz="4" w:space="0" w:color="auto"/>
              <w:bottom w:val="single" w:sz="4" w:space="0" w:color="auto"/>
              <w:right w:val="single" w:sz="4" w:space="0" w:color="auto"/>
            </w:tcBorders>
            <w:vAlign w:val="center"/>
            <w:hideMark/>
          </w:tcPr>
          <w:p w14:paraId="481C9CA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20AE775"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1297E09C"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rr_ALRI_underweight</w:t>
            </w:r>
          </w:p>
        </w:tc>
        <w:tc>
          <w:tcPr>
            <w:tcW w:w="3402" w:type="dxa"/>
            <w:tcBorders>
              <w:top w:val="nil"/>
              <w:left w:val="nil"/>
              <w:bottom w:val="single" w:sz="4" w:space="0" w:color="auto"/>
              <w:right w:val="single" w:sz="4" w:space="0" w:color="auto"/>
            </w:tcBorders>
            <w:shd w:val="clear" w:color="auto" w:fill="auto"/>
            <w:hideMark/>
          </w:tcPr>
          <w:p w14:paraId="67907CB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underweight (weight-for-age &lt;2 SD)</w:t>
            </w:r>
          </w:p>
        </w:tc>
        <w:tc>
          <w:tcPr>
            <w:tcW w:w="992" w:type="dxa"/>
            <w:tcBorders>
              <w:top w:val="nil"/>
              <w:left w:val="nil"/>
              <w:bottom w:val="single" w:sz="4" w:space="0" w:color="auto"/>
              <w:right w:val="single" w:sz="4" w:space="0" w:color="auto"/>
            </w:tcBorders>
            <w:shd w:val="clear" w:color="auto" w:fill="auto"/>
            <w:hideMark/>
          </w:tcPr>
          <w:p w14:paraId="2D0C58B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OR 4.47 (2.10-9.49)</w:t>
            </w:r>
          </w:p>
        </w:tc>
        <w:tc>
          <w:tcPr>
            <w:tcW w:w="3355" w:type="dxa"/>
            <w:tcBorders>
              <w:top w:val="nil"/>
              <w:left w:val="nil"/>
              <w:bottom w:val="single" w:sz="4" w:space="0" w:color="auto"/>
              <w:right w:val="single" w:sz="4" w:space="0" w:color="auto"/>
            </w:tcBorders>
            <w:shd w:val="clear" w:color="auto" w:fill="auto"/>
            <w:hideMark/>
          </w:tcPr>
          <w:p w14:paraId="4DB4F43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will need to include protein-energy malnutrition (weight-for-h</w:t>
            </w:r>
            <w:r>
              <w:rPr>
                <w:rFonts w:eastAsia="Times New Roman" w:cs="Arial"/>
                <w:color w:val="000000"/>
                <w:sz w:val="20"/>
                <w:szCs w:val="20"/>
                <w:lang w:eastAsia="en-GB"/>
              </w:rPr>
              <w:t>e</w:t>
            </w:r>
            <w:r w:rsidRPr="002515AD">
              <w:rPr>
                <w:rFonts w:eastAsia="Times New Roman" w:cs="Arial"/>
                <w:color w:val="000000"/>
                <w:sz w:val="20"/>
                <w:szCs w:val="20"/>
                <w:lang w:eastAsia="en-GB"/>
              </w:rPr>
              <w:t>ight)</w:t>
            </w:r>
          </w:p>
        </w:tc>
      </w:tr>
      <w:tr w:rsidR="000979B2" w:rsidRPr="002515AD" w14:paraId="4678354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noWrap/>
            <w:hideMark/>
          </w:tcPr>
          <w:p w14:paraId="675E53C9"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rr_ALRI_PCV13</w:t>
            </w:r>
          </w:p>
        </w:tc>
        <w:tc>
          <w:tcPr>
            <w:tcW w:w="3402" w:type="dxa"/>
            <w:tcBorders>
              <w:top w:val="nil"/>
              <w:left w:val="nil"/>
              <w:bottom w:val="single" w:sz="4" w:space="0" w:color="auto"/>
              <w:right w:val="single" w:sz="4" w:space="0" w:color="auto"/>
            </w:tcBorders>
            <w:shd w:val="clear" w:color="auto" w:fill="auto"/>
            <w:hideMark/>
          </w:tcPr>
          <w:p w14:paraId="28C12F8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vaccinated with PCV13</w:t>
            </w:r>
          </w:p>
        </w:tc>
        <w:tc>
          <w:tcPr>
            <w:tcW w:w="992" w:type="dxa"/>
            <w:tcBorders>
              <w:top w:val="nil"/>
              <w:left w:val="nil"/>
              <w:bottom w:val="single" w:sz="4" w:space="0" w:color="auto"/>
              <w:right w:val="single" w:sz="4" w:space="0" w:color="auto"/>
            </w:tcBorders>
            <w:shd w:val="clear" w:color="auto" w:fill="auto"/>
            <w:hideMark/>
          </w:tcPr>
          <w:p w14:paraId="1648D19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29C6F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23937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noWrap/>
            <w:hideMark/>
          </w:tcPr>
          <w:p w14:paraId="0CA0A96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rr_ALRI_hib_vaccine</w:t>
            </w:r>
          </w:p>
        </w:tc>
        <w:tc>
          <w:tcPr>
            <w:tcW w:w="3402" w:type="dxa"/>
            <w:tcBorders>
              <w:top w:val="nil"/>
              <w:left w:val="nil"/>
              <w:bottom w:val="single" w:sz="4" w:space="0" w:color="auto"/>
              <w:right w:val="single" w:sz="4" w:space="0" w:color="auto"/>
            </w:tcBorders>
            <w:shd w:val="clear" w:color="auto" w:fill="auto"/>
            <w:hideMark/>
          </w:tcPr>
          <w:p w14:paraId="0A90BA2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vaccinated with hib</w:t>
            </w:r>
          </w:p>
        </w:tc>
        <w:tc>
          <w:tcPr>
            <w:tcW w:w="992" w:type="dxa"/>
            <w:tcBorders>
              <w:top w:val="nil"/>
              <w:left w:val="nil"/>
              <w:bottom w:val="single" w:sz="4" w:space="0" w:color="auto"/>
              <w:right w:val="single" w:sz="4" w:space="0" w:color="auto"/>
            </w:tcBorders>
            <w:shd w:val="clear" w:color="auto" w:fill="auto"/>
            <w:hideMark/>
          </w:tcPr>
          <w:p w14:paraId="6D413D4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0.9</w:t>
            </w:r>
          </w:p>
        </w:tc>
        <w:tc>
          <w:tcPr>
            <w:tcW w:w="3355" w:type="dxa"/>
            <w:tcBorders>
              <w:top w:val="nil"/>
              <w:left w:val="nil"/>
              <w:bottom w:val="single" w:sz="4" w:space="0" w:color="auto"/>
              <w:right w:val="single" w:sz="4" w:space="0" w:color="auto"/>
            </w:tcBorders>
            <w:shd w:val="clear" w:color="auto" w:fill="auto"/>
            <w:hideMark/>
          </w:tcPr>
          <w:p w14:paraId="7AD9D7D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04EFA8A"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noWrap/>
            <w:hideMark/>
          </w:tcPr>
          <w:p w14:paraId="381DB8D1"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rr_ALRI_RSV_vaccine</w:t>
            </w:r>
          </w:p>
        </w:tc>
        <w:tc>
          <w:tcPr>
            <w:tcW w:w="3402" w:type="dxa"/>
            <w:tcBorders>
              <w:top w:val="nil"/>
              <w:left w:val="nil"/>
              <w:bottom w:val="single" w:sz="4" w:space="0" w:color="auto"/>
              <w:right w:val="single" w:sz="4" w:space="0" w:color="auto"/>
            </w:tcBorders>
            <w:shd w:val="clear" w:color="auto" w:fill="auto"/>
            <w:hideMark/>
          </w:tcPr>
          <w:p w14:paraId="6747F68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acquiring ALRI for children who are vaccinated with RSV-vaccine</w:t>
            </w:r>
          </w:p>
        </w:tc>
        <w:tc>
          <w:tcPr>
            <w:tcW w:w="992" w:type="dxa"/>
            <w:tcBorders>
              <w:top w:val="nil"/>
              <w:left w:val="nil"/>
              <w:bottom w:val="single" w:sz="4" w:space="0" w:color="auto"/>
              <w:right w:val="single" w:sz="4" w:space="0" w:color="auto"/>
            </w:tcBorders>
            <w:shd w:val="clear" w:color="auto" w:fill="auto"/>
            <w:hideMark/>
          </w:tcPr>
          <w:p w14:paraId="4EC87EC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0.6</w:t>
            </w:r>
          </w:p>
        </w:tc>
        <w:tc>
          <w:tcPr>
            <w:tcW w:w="3355" w:type="dxa"/>
            <w:tcBorders>
              <w:top w:val="nil"/>
              <w:left w:val="nil"/>
              <w:bottom w:val="single" w:sz="4" w:space="0" w:color="auto"/>
              <w:right w:val="single" w:sz="4" w:space="0" w:color="auto"/>
            </w:tcBorders>
            <w:shd w:val="clear" w:color="auto" w:fill="auto"/>
            <w:hideMark/>
          </w:tcPr>
          <w:p w14:paraId="7CB3FF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still in clinical trials</w:t>
            </w:r>
          </w:p>
        </w:tc>
      </w:tr>
      <w:tr w:rsidR="000979B2" w:rsidRPr="002515AD" w14:paraId="5F0C77D7"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0EE557B"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prob_viral_pneumonia_bacterial_coinfection</w:t>
            </w:r>
          </w:p>
        </w:tc>
        <w:tc>
          <w:tcPr>
            <w:tcW w:w="3402" w:type="dxa"/>
            <w:tcBorders>
              <w:top w:val="nil"/>
              <w:left w:val="nil"/>
              <w:bottom w:val="single" w:sz="4" w:space="0" w:color="auto"/>
              <w:right w:val="single" w:sz="4" w:space="0" w:color="auto"/>
            </w:tcBorders>
            <w:shd w:val="clear" w:color="auto" w:fill="auto"/>
            <w:hideMark/>
          </w:tcPr>
          <w:p w14:paraId="2251FEE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viral-bacterial co-infection / or secondary bacterial infection</w:t>
            </w:r>
          </w:p>
        </w:tc>
        <w:tc>
          <w:tcPr>
            <w:tcW w:w="992" w:type="dxa"/>
            <w:tcBorders>
              <w:top w:val="nil"/>
              <w:left w:val="nil"/>
              <w:bottom w:val="single" w:sz="4" w:space="0" w:color="auto"/>
              <w:right w:val="single" w:sz="4" w:space="0" w:color="auto"/>
            </w:tcBorders>
            <w:shd w:val="clear" w:color="auto" w:fill="auto"/>
            <w:hideMark/>
          </w:tcPr>
          <w:p w14:paraId="3EAC34F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0.15</w:t>
            </w:r>
          </w:p>
        </w:tc>
        <w:tc>
          <w:tcPr>
            <w:tcW w:w="3355" w:type="dxa"/>
            <w:tcBorders>
              <w:top w:val="nil"/>
              <w:left w:val="nil"/>
              <w:bottom w:val="single" w:sz="4" w:space="0" w:color="auto"/>
              <w:right w:val="single" w:sz="4" w:space="0" w:color="auto"/>
            </w:tcBorders>
            <w:shd w:val="clear" w:color="auto" w:fill="auto"/>
            <w:hideMark/>
          </w:tcPr>
          <w:p w14:paraId="6F77B94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these are the probabilities for developing a certain complication, as illustrated in the natural history diagram</w:t>
            </w:r>
          </w:p>
        </w:tc>
      </w:tr>
      <w:tr w:rsidR="000979B2" w:rsidRPr="002515AD" w14:paraId="3D08DA09" w14:textId="77777777" w:rsidTr="000979B2">
        <w:trPr>
          <w:trHeight w:val="2000"/>
        </w:trPr>
        <w:tc>
          <w:tcPr>
            <w:tcW w:w="2542" w:type="dxa"/>
            <w:tcBorders>
              <w:top w:val="nil"/>
              <w:left w:val="single" w:sz="4" w:space="0" w:color="auto"/>
              <w:bottom w:val="single" w:sz="4" w:space="0" w:color="auto"/>
              <w:right w:val="single" w:sz="4" w:space="0" w:color="auto"/>
            </w:tcBorders>
            <w:shd w:val="clear" w:color="auto" w:fill="auto"/>
            <w:hideMark/>
          </w:tcPr>
          <w:p w14:paraId="7C5E6E36"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porportion_bacterial_coinfection_pathogen</w:t>
            </w:r>
          </w:p>
        </w:tc>
        <w:tc>
          <w:tcPr>
            <w:tcW w:w="3402" w:type="dxa"/>
            <w:tcBorders>
              <w:top w:val="nil"/>
              <w:left w:val="nil"/>
              <w:bottom w:val="single" w:sz="4" w:space="0" w:color="auto"/>
              <w:right w:val="single" w:sz="4" w:space="0" w:color="auto"/>
            </w:tcBorders>
            <w:shd w:val="clear" w:color="auto" w:fill="auto"/>
            <w:hideMark/>
          </w:tcPr>
          <w:p w14:paraId="4DB6F82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proportion of causal pathogens of the secondary infection [Strep_pneumoniae_PCV13', 'Strep_pneumoniae_non_PCV13', 'Hib', 'H.influenzae_non_type_b', 'Staph_aureus', 'Enterobacteriaceae', 'other_Strepto_Enterococci', 'other_bacterial_pathogens']</w:t>
            </w:r>
          </w:p>
        </w:tc>
        <w:tc>
          <w:tcPr>
            <w:tcW w:w="992" w:type="dxa"/>
            <w:tcBorders>
              <w:top w:val="nil"/>
              <w:left w:val="nil"/>
              <w:bottom w:val="single" w:sz="4" w:space="0" w:color="auto"/>
              <w:right w:val="single" w:sz="4" w:space="0" w:color="auto"/>
            </w:tcBorders>
            <w:shd w:val="clear" w:color="auto" w:fill="auto"/>
            <w:hideMark/>
          </w:tcPr>
          <w:p w14:paraId="7F5B487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[0.125, 0.125, 0.125, 0.125, 0.125, 0.125, 0.125, 0.125]</w:t>
            </w:r>
          </w:p>
        </w:tc>
        <w:tc>
          <w:tcPr>
            <w:tcW w:w="3355" w:type="dxa"/>
            <w:tcBorders>
              <w:top w:val="nil"/>
              <w:left w:val="nil"/>
              <w:bottom w:val="single" w:sz="4" w:space="0" w:color="auto"/>
              <w:right w:val="single" w:sz="4" w:space="0" w:color="auto"/>
            </w:tcBorders>
            <w:shd w:val="clear" w:color="auto" w:fill="auto"/>
            <w:hideMark/>
          </w:tcPr>
          <w:p w14:paraId="6BF8A61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values</w:t>
            </w:r>
          </w:p>
        </w:tc>
      </w:tr>
      <w:tr w:rsidR="000979B2" w:rsidRPr="002515AD" w14:paraId="2A82F0F4"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7A153BA"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prob_secondary_bacterial_infection_in_bronchiolitis</w:t>
            </w:r>
          </w:p>
        </w:tc>
        <w:tc>
          <w:tcPr>
            <w:tcW w:w="3402" w:type="dxa"/>
            <w:tcBorders>
              <w:top w:val="nil"/>
              <w:left w:val="nil"/>
              <w:bottom w:val="single" w:sz="4" w:space="0" w:color="auto"/>
              <w:right w:val="single" w:sz="4" w:space="0" w:color="auto"/>
            </w:tcBorders>
            <w:shd w:val="clear" w:color="auto" w:fill="auto"/>
            <w:hideMark/>
          </w:tcPr>
          <w:p w14:paraId="2315D2D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bacterial infection in bronchiolitis</w:t>
            </w:r>
          </w:p>
        </w:tc>
        <w:tc>
          <w:tcPr>
            <w:tcW w:w="992" w:type="dxa"/>
            <w:tcBorders>
              <w:top w:val="nil"/>
              <w:left w:val="nil"/>
              <w:bottom w:val="single" w:sz="4" w:space="0" w:color="auto"/>
              <w:right w:val="single" w:sz="4" w:space="0" w:color="auto"/>
            </w:tcBorders>
            <w:shd w:val="clear" w:color="auto" w:fill="auto"/>
            <w:hideMark/>
          </w:tcPr>
          <w:p w14:paraId="1746A53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0.03</w:t>
            </w:r>
          </w:p>
        </w:tc>
        <w:tc>
          <w:tcPr>
            <w:tcW w:w="3355" w:type="dxa"/>
            <w:tcBorders>
              <w:top w:val="nil"/>
              <w:left w:val="nil"/>
              <w:bottom w:val="single" w:sz="4" w:space="0" w:color="auto"/>
              <w:right w:val="single" w:sz="4" w:space="0" w:color="auto"/>
            </w:tcBorders>
            <w:shd w:val="clear" w:color="auto" w:fill="auto"/>
            <w:hideMark/>
          </w:tcPr>
          <w:p w14:paraId="0C3D661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43E6EF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C627DA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prob_respiratory_failure_by_viral_pneumonia</w:t>
            </w:r>
          </w:p>
        </w:tc>
        <w:tc>
          <w:tcPr>
            <w:tcW w:w="3402" w:type="dxa"/>
            <w:tcBorders>
              <w:top w:val="nil"/>
              <w:left w:val="nil"/>
              <w:bottom w:val="single" w:sz="4" w:space="0" w:color="auto"/>
              <w:right w:val="single" w:sz="4" w:space="0" w:color="auto"/>
            </w:tcBorders>
            <w:shd w:val="clear" w:color="auto" w:fill="auto"/>
            <w:hideMark/>
          </w:tcPr>
          <w:p w14:paraId="697A842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in viral pneumonia</w:t>
            </w:r>
          </w:p>
        </w:tc>
        <w:tc>
          <w:tcPr>
            <w:tcW w:w="992" w:type="dxa"/>
            <w:tcBorders>
              <w:top w:val="nil"/>
              <w:left w:val="nil"/>
              <w:bottom w:val="single" w:sz="4" w:space="0" w:color="auto"/>
              <w:right w:val="single" w:sz="4" w:space="0" w:color="auto"/>
            </w:tcBorders>
            <w:shd w:val="clear" w:color="auto" w:fill="auto"/>
            <w:hideMark/>
          </w:tcPr>
          <w:p w14:paraId="1C2C669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6E6999C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CA7CBFE" w14:textId="77777777" w:rsidTr="000979B2">
        <w:trPr>
          <w:trHeight w:val="490"/>
        </w:trPr>
        <w:tc>
          <w:tcPr>
            <w:tcW w:w="2542" w:type="dxa"/>
            <w:tcBorders>
              <w:top w:val="nil"/>
              <w:left w:val="single" w:sz="4" w:space="0" w:color="auto"/>
              <w:bottom w:val="single" w:sz="4" w:space="0" w:color="auto"/>
              <w:right w:val="single" w:sz="4" w:space="0" w:color="auto"/>
            </w:tcBorders>
            <w:shd w:val="clear" w:color="auto" w:fill="auto"/>
            <w:hideMark/>
          </w:tcPr>
          <w:p w14:paraId="4A32FE2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lastRenderedPageBreak/>
              <w:t>prob_respiratory_failure_by_bacterial_pneumonia</w:t>
            </w:r>
          </w:p>
        </w:tc>
        <w:tc>
          <w:tcPr>
            <w:tcW w:w="3402" w:type="dxa"/>
            <w:tcBorders>
              <w:top w:val="nil"/>
              <w:left w:val="nil"/>
              <w:bottom w:val="single" w:sz="4" w:space="0" w:color="auto"/>
              <w:right w:val="single" w:sz="4" w:space="0" w:color="auto"/>
            </w:tcBorders>
            <w:shd w:val="clear" w:color="auto" w:fill="auto"/>
            <w:hideMark/>
          </w:tcPr>
          <w:p w14:paraId="214DCA0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in bacterial pneumonia</w:t>
            </w:r>
          </w:p>
        </w:tc>
        <w:tc>
          <w:tcPr>
            <w:tcW w:w="992" w:type="dxa"/>
            <w:tcBorders>
              <w:top w:val="nil"/>
              <w:left w:val="nil"/>
              <w:bottom w:val="single" w:sz="4" w:space="0" w:color="auto"/>
              <w:right w:val="single" w:sz="4" w:space="0" w:color="auto"/>
            </w:tcBorders>
            <w:shd w:val="clear" w:color="auto" w:fill="auto"/>
            <w:hideMark/>
          </w:tcPr>
          <w:p w14:paraId="404C6BE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4ED42BF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88E9FFE" w14:textId="77777777" w:rsidTr="000979B2">
        <w:trPr>
          <w:trHeight w:val="490"/>
        </w:trPr>
        <w:tc>
          <w:tcPr>
            <w:tcW w:w="2542" w:type="dxa"/>
            <w:tcBorders>
              <w:top w:val="nil"/>
              <w:left w:val="single" w:sz="4" w:space="0" w:color="auto"/>
              <w:bottom w:val="single" w:sz="4" w:space="0" w:color="auto"/>
              <w:right w:val="single" w:sz="4" w:space="0" w:color="auto"/>
            </w:tcBorders>
            <w:shd w:val="clear" w:color="auto" w:fill="auto"/>
            <w:hideMark/>
          </w:tcPr>
          <w:p w14:paraId="0C49B5A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prob_respiratory_failure_by_bronchiolitis</w:t>
            </w:r>
          </w:p>
        </w:tc>
        <w:tc>
          <w:tcPr>
            <w:tcW w:w="3402" w:type="dxa"/>
            <w:tcBorders>
              <w:top w:val="nil"/>
              <w:left w:val="nil"/>
              <w:bottom w:val="single" w:sz="4" w:space="0" w:color="auto"/>
              <w:right w:val="single" w:sz="4" w:space="0" w:color="auto"/>
            </w:tcBorders>
            <w:shd w:val="clear" w:color="auto" w:fill="auto"/>
            <w:hideMark/>
          </w:tcPr>
          <w:p w14:paraId="02C9999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in bronchiolitis</w:t>
            </w:r>
          </w:p>
        </w:tc>
        <w:tc>
          <w:tcPr>
            <w:tcW w:w="992" w:type="dxa"/>
            <w:tcBorders>
              <w:top w:val="nil"/>
              <w:left w:val="nil"/>
              <w:bottom w:val="single" w:sz="4" w:space="0" w:color="auto"/>
              <w:right w:val="single" w:sz="4" w:space="0" w:color="auto"/>
            </w:tcBorders>
            <w:shd w:val="clear" w:color="auto" w:fill="auto"/>
            <w:hideMark/>
          </w:tcPr>
          <w:p w14:paraId="0B16D16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056B830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E1B8F6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29C928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prob_respiratory_failure_to_multiorgan_dysfunction</w:t>
            </w:r>
          </w:p>
        </w:tc>
        <w:tc>
          <w:tcPr>
            <w:tcW w:w="3402" w:type="dxa"/>
            <w:tcBorders>
              <w:top w:val="nil"/>
              <w:left w:val="nil"/>
              <w:bottom w:val="single" w:sz="4" w:space="0" w:color="auto"/>
              <w:right w:val="single" w:sz="4" w:space="0" w:color="auto"/>
            </w:tcBorders>
            <w:shd w:val="clear" w:color="auto" w:fill="auto"/>
            <w:hideMark/>
          </w:tcPr>
          <w:p w14:paraId="2BAEA51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respiratory failure leading to multi-organ dysfunction</w:t>
            </w:r>
          </w:p>
        </w:tc>
        <w:tc>
          <w:tcPr>
            <w:tcW w:w="992" w:type="dxa"/>
            <w:tcBorders>
              <w:top w:val="nil"/>
              <w:left w:val="nil"/>
              <w:bottom w:val="single" w:sz="4" w:space="0" w:color="auto"/>
              <w:right w:val="single" w:sz="4" w:space="0" w:color="auto"/>
            </w:tcBorders>
            <w:shd w:val="clear" w:color="auto" w:fill="auto"/>
            <w:hideMark/>
          </w:tcPr>
          <w:p w14:paraId="65FF722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13CA975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DE712E6" w14:textId="77777777" w:rsidTr="000979B2">
        <w:trPr>
          <w:trHeight w:val="310"/>
        </w:trPr>
        <w:tc>
          <w:tcPr>
            <w:tcW w:w="2542" w:type="dxa"/>
            <w:tcBorders>
              <w:top w:val="nil"/>
              <w:left w:val="single" w:sz="4" w:space="0" w:color="auto"/>
              <w:bottom w:val="single" w:sz="4" w:space="0" w:color="auto"/>
              <w:right w:val="single" w:sz="4" w:space="0" w:color="auto"/>
            </w:tcBorders>
            <w:shd w:val="clear" w:color="auto" w:fill="auto"/>
            <w:hideMark/>
          </w:tcPr>
          <w:p w14:paraId="625A781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prob_sepsis_by_viral_pneumonia</w:t>
            </w:r>
          </w:p>
        </w:tc>
        <w:tc>
          <w:tcPr>
            <w:tcW w:w="3402" w:type="dxa"/>
            <w:tcBorders>
              <w:top w:val="nil"/>
              <w:left w:val="nil"/>
              <w:bottom w:val="single" w:sz="4" w:space="0" w:color="auto"/>
              <w:right w:val="single" w:sz="4" w:space="0" w:color="auto"/>
            </w:tcBorders>
            <w:shd w:val="clear" w:color="auto" w:fill="auto"/>
            <w:hideMark/>
          </w:tcPr>
          <w:p w14:paraId="43BD808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sepsis in viral pneumonia</w:t>
            </w:r>
          </w:p>
        </w:tc>
        <w:tc>
          <w:tcPr>
            <w:tcW w:w="992" w:type="dxa"/>
            <w:tcBorders>
              <w:top w:val="nil"/>
              <w:left w:val="nil"/>
              <w:bottom w:val="single" w:sz="4" w:space="0" w:color="auto"/>
              <w:right w:val="single" w:sz="4" w:space="0" w:color="auto"/>
            </w:tcBorders>
            <w:shd w:val="clear" w:color="auto" w:fill="auto"/>
            <w:hideMark/>
          </w:tcPr>
          <w:p w14:paraId="57F90FD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08E17F8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1C198C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4CCD0C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prob_sepsis_by_bacterial_pneumonia</w:t>
            </w:r>
          </w:p>
        </w:tc>
        <w:tc>
          <w:tcPr>
            <w:tcW w:w="3402" w:type="dxa"/>
            <w:tcBorders>
              <w:top w:val="nil"/>
              <w:left w:val="nil"/>
              <w:bottom w:val="single" w:sz="4" w:space="0" w:color="auto"/>
              <w:right w:val="single" w:sz="4" w:space="0" w:color="auto"/>
            </w:tcBorders>
            <w:shd w:val="clear" w:color="auto" w:fill="auto"/>
            <w:hideMark/>
          </w:tcPr>
          <w:p w14:paraId="307155B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sepsis in bacterial pneumonia</w:t>
            </w:r>
          </w:p>
        </w:tc>
        <w:tc>
          <w:tcPr>
            <w:tcW w:w="992" w:type="dxa"/>
            <w:tcBorders>
              <w:top w:val="nil"/>
              <w:left w:val="nil"/>
              <w:bottom w:val="single" w:sz="4" w:space="0" w:color="auto"/>
              <w:right w:val="single" w:sz="4" w:space="0" w:color="auto"/>
            </w:tcBorders>
            <w:shd w:val="clear" w:color="auto" w:fill="auto"/>
            <w:hideMark/>
          </w:tcPr>
          <w:p w14:paraId="06F2A3B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257EEFC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A9AC13A"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B0E20C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prob_sepsis_to_multiorgan_dysfunction</w:t>
            </w:r>
          </w:p>
        </w:tc>
        <w:tc>
          <w:tcPr>
            <w:tcW w:w="3402" w:type="dxa"/>
            <w:tcBorders>
              <w:top w:val="nil"/>
              <w:left w:val="nil"/>
              <w:bottom w:val="single" w:sz="4" w:space="0" w:color="auto"/>
              <w:right w:val="single" w:sz="4" w:space="0" w:color="auto"/>
            </w:tcBorders>
            <w:shd w:val="clear" w:color="auto" w:fill="auto"/>
            <w:hideMark/>
          </w:tcPr>
          <w:p w14:paraId="780CEF2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sepsis leading to multi-organ dysfunction</w:t>
            </w:r>
          </w:p>
        </w:tc>
        <w:tc>
          <w:tcPr>
            <w:tcW w:w="992" w:type="dxa"/>
            <w:tcBorders>
              <w:top w:val="nil"/>
              <w:left w:val="nil"/>
              <w:bottom w:val="single" w:sz="4" w:space="0" w:color="auto"/>
              <w:right w:val="single" w:sz="4" w:space="0" w:color="auto"/>
            </w:tcBorders>
            <w:shd w:val="clear" w:color="auto" w:fill="auto"/>
            <w:hideMark/>
          </w:tcPr>
          <w:p w14:paraId="23406C9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79937FC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CE1CCE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DF39B5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prob_meningitis_by_bacterial_pneumonia</w:t>
            </w:r>
          </w:p>
        </w:tc>
        <w:tc>
          <w:tcPr>
            <w:tcW w:w="3402" w:type="dxa"/>
            <w:tcBorders>
              <w:top w:val="nil"/>
              <w:left w:val="nil"/>
              <w:bottom w:val="single" w:sz="4" w:space="0" w:color="auto"/>
              <w:right w:val="single" w:sz="4" w:space="0" w:color="auto"/>
            </w:tcBorders>
            <w:shd w:val="clear" w:color="auto" w:fill="auto"/>
            <w:hideMark/>
          </w:tcPr>
          <w:p w14:paraId="559A7D0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meni</w:t>
            </w:r>
            <w:ins w:id="25" w:author="Colbourn, Tim" w:date="2021-03-01T14:04:00Z">
              <w:r>
                <w:rPr>
                  <w:rFonts w:eastAsia="Times New Roman" w:cs="Arial"/>
                  <w:color w:val="000000"/>
                  <w:sz w:val="20"/>
                  <w:szCs w:val="20"/>
                  <w:lang w:eastAsia="en-GB"/>
                </w:rPr>
                <w:t>n</w:t>
              </w:r>
            </w:ins>
            <w:r w:rsidRPr="002515AD">
              <w:rPr>
                <w:rFonts w:eastAsia="Times New Roman" w:cs="Arial"/>
                <w:color w:val="000000"/>
                <w:sz w:val="20"/>
                <w:szCs w:val="20"/>
                <w:lang w:eastAsia="en-GB"/>
              </w:rPr>
              <w:t>gitis in bacterial pneumonia</w:t>
            </w:r>
          </w:p>
        </w:tc>
        <w:tc>
          <w:tcPr>
            <w:tcW w:w="992" w:type="dxa"/>
            <w:tcBorders>
              <w:top w:val="nil"/>
              <w:left w:val="nil"/>
              <w:bottom w:val="single" w:sz="4" w:space="0" w:color="auto"/>
              <w:right w:val="single" w:sz="4" w:space="0" w:color="auto"/>
            </w:tcBorders>
            <w:shd w:val="clear" w:color="auto" w:fill="auto"/>
            <w:hideMark/>
          </w:tcPr>
          <w:p w14:paraId="22BBEA3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1E13E91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D2D83E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D7F9B6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prob_pleural_effusion_by_bacterial_pneumonia</w:t>
            </w:r>
          </w:p>
        </w:tc>
        <w:tc>
          <w:tcPr>
            <w:tcW w:w="3402" w:type="dxa"/>
            <w:tcBorders>
              <w:top w:val="nil"/>
              <w:left w:val="nil"/>
              <w:bottom w:val="single" w:sz="4" w:space="0" w:color="auto"/>
              <w:right w:val="single" w:sz="4" w:space="0" w:color="auto"/>
            </w:tcBorders>
            <w:shd w:val="clear" w:color="auto" w:fill="auto"/>
            <w:hideMark/>
          </w:tcPr>
          <w:p w14:paraId="237AA43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in bacterial pneumonia</w:t>
            </w:r>
          </w:p>
        </w:tc>
        <w:tc>
          <w:tcPr>
            <w:tcW w:w="992" w:type="dxa"/>
            <w:tcBorders>
              <w:top w:val="nil"/>
              <w:left w:val="nil"/>
              <w:bottom w:val="single" w:sz="4" w:space="0" w:color="auto"/>
              <w:right w:val="single" w:sz="4" w:space="0" w:color="auto"/>
            </w:tcBorders>
            <w:shd w:val="clear" w:color="auto" w:fill="auto"/>
            <w:hideMark/>
          </w:tcPr>
          <w:p w14:paraId="32FA1F4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408DDB9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DED49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628EA4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prob_pleural_effusion_by_viral_pneumonia</w:t>
            </w:r>
          </w:p>
        </w:tc>
        <w:tc>
          <w:tcPr>
            <w:tcW w:w="3402" w:type="dxa"/>
            <w:tcBorders>
              <w:top w:val="nil"/>
              <w:left w:val="nil"/>
              <w:bottom w:val="single" w:sz="4" w:space="0" w:color="auto"/>
              <w:right w:val="single" w:sz="4" w:space="0" w:color="auto"/>
            </w:tcBorders>
            <w:shd w:val="clear" w:color="auto" w:fill="auto"/>
            <w:hideMark/>
          </w:tcPr>
          <w:p w14:paraId="1AB1D2E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in viral pneumonia</w:t>
            </w:r>
          </w:p>
        </w:tc>
        <w:tc>
          <w:tcPr>
            <w:tcW w:w="992" w:type="dxa"/>
            <w:tcBorders>
              <w:top w:val="nil"/>
              <w:left w:val="nil"/>
              <w:bottom w:val="single" w:sz="4" w:space="0" w:color="auto"/>
              <w:right w:val="single" w:sz="4" w:space="0" w:color="auto"/>
            </w:tcBorders>
            <w:shd w:val="clear" w:color="auto" w:fill="auto"/>
            <w:hideMark/>
          </w:tcPr>
          <w:p w14:paraId="32F4F20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79F52DD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CDECA2A"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334570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prob_pleural_effusion_by_bronchiolitis</w:t>
            </w:r>
          </w:p>
        </w:tc>
        <w:tc>
          <w:tcPr>
            <w:tcW w:w="3402" w:type="dxa"/>
            <w:tcBorders>
              <w:top w:val="nil"/>
              <w:left w:val="nil"/>
              <w:bottom w:val="single" w:sz="4" w:space="0" w:color="auto"/>
              <w:right w:val="single" w:sz="4" w:space="0" w:color="auto"/>
            </w:tcBorders>
            <w:shd w:val="clear" w:color="auto" w:fill="auto"/>
            <w:hideMark/>
          </w:tcPr>
          <w:p w14:paraId="29FC359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in bronchiolitis</w:t>
            </w:r>
          </w:p>
        </w:tc>
        <w:tc>
          <w:tcPr>
            <w:tcW w:w="992" w:type="dxa"/>
            <w:tcBorders>
              <w:top w:val="nil"/>
              <w:left w:val="nil"/>
              <w:bottom w:val="single" w:sz="4" w:space="0" w:color="auto"/>
              <w:right w:val="single" w:sz="4" w:space="0" w:color="auto"/>
            </w:tcBorders>
            <w:shd w:val="clear" w:color="auto" w:fill="auto"/>
            <w:hideMark/>
          </w:tcPr>
          <w:p w14:paraId="4BA0873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687147D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42EAAD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9FEA82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prob_pleural_effusion_to_empyema</w:t>
            </w:r>
          </w:p>
        </w:tc>
        <w:tc>
          <w:tcPr>
            <w:tcW w:w="3402" w:type="dxa"/>
            <w:tcBorders>
              <w:top w:val="nil"/>
              <w:left w:val="nil"/>
              <w:bottom w:val="single" w:sz="4" w:space="0" w:color="auto"/>
              <w:right w:val="single" w:sz="4" w:space="0" w:color="auto"/>
            </w:tcBorders>
            <w:shd w:val="clear" w:color="auto" w:fill="auto"/>
            <w:hideMark/>
          </w:tcPr>
          <w:p w14:paraId="698542B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pleural effusion developing into empyema (for bacterial causes only)</w:t>
            </w:r>
          </w:p>
        </w:tc>
        <w:tc>
          <w:tcPr>
            <w:tcW w:w="992" w:type="dxa"/>
            <w:tcBorders>
              <w:top w:val="nil"/>
              <w:left w:val="nil"/>
              <w:bottom w:val="single" w:sz="4" w:space="0" w:color="auto"/>
              <w:right w:val="single" w:sz="4" w:space="0" w:color="auto"/>
            </w:tcBorders>
            <w:shd w:val="clear" w:color="auto" w:fill="auto"/>
            <w:hideMark/>
          </w:tcPr>
          <w:p w14:paraId="385D7E4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75C2908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716417D" w14:textId="77777777" w:rsidTr="000979B2">
        <w:trPr>
          <w:trHeight w:val="310"/>
        </w:trPr>
        <w:tc>
          <w:tcPr>
            <w:tcW w:w="2542" w:type="dxa"/>
            <w:tcBorders>
              <w:top w:val="nil"/>
              <w:left w:val="single" w:sz="4" w:space="0" w:color="auto"/>
              <w:bottom w:val="single" w:sz="4" w:space="0" w:color="auto"/>
              <w:right w:val="single" w:sz="4" w:space="0" w:color="auto"/>
            </w:tcBorders>
            <w:shd w:val="clear" w:color="auto" w:fill="auto"/>
            <w:hideMark/>
          </w:tcPr>
          <w:p w14:paraId="4D5CA4E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prob_empyema_to_sepsis</w:t>
            </w:r>
          </w:p>
        </w:tc>
        <w:tc>
          <w:tcPr>
            <w:tcW w:w="3402" w:type="dxa"/>
            <w:tcBorders>
              <w:top w:val="nil"/>
              <w:left w:val="nil"/>
              <w:bottom w:val="single" w:sz="4" w:space="0" w:color="auto"/>
              <w:right w:val="single" w:sz="4" w:space="0" w:color="auto"/>
            </w:tcBorders>
            <w:shd w:val="clear" w:color="auto" w:fill="auto"/>
            <w:hideMark/>
          </w:tcPr>
          <w:p w14:paraId="762E8DC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empyema leading to sepsis</w:t>
            </w:r>
          </w:p>
        </w:tc>
        <w:tc>
          <w:tcPr>
            <w:tcW w:w="992" w:type="dxa"/>
            <w:tcBorders>
              <w:top w:val="nil"/>
              <w:left w:val="nil"/>
              <w:bottom w:val="single" w:sz="4" w:space="0" w:color="auto"/>
              <w:right w:val="single" w:sz="4" w:space="0" w:color="auto"/>
            </w:tcBorders>
            <w:shd w:val="clear" w:color="auto" w:fill="auto"/>
            <w:hideMark/>
          </w:tcPr>
          <w:p w14:paraId="7302DC8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4FD3B01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FBF546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BDB0C8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prob_lung_abscess_by_bacterial_pneumonia</w:t>
            </w:r>
          </w:p>
        </w:tc>
        <w:tc>
          <w:tcPr>
            <w:tcW w:w="3402" w:type="dxa"/>
            <w:tcBorders>
              <w:top w:val="nil"/>
              <w:left w:val="nil"/>
              <w:bottom w:val="single" w:sz="4" w:space="0" w:color="auto"/>
              <w:right w:val="single" w:sz="4" w:space="0" w:color="auto"/>
            </w:tcBorders>
            <w:shd w:val="clear" w:color="auto" w:fill="auto"/>
            <w:hideMark/>
          </w:tcPr>
          <w:p w14:paraId="1D7DB3F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lung abscess in bacterial pneumonia</w:t>
            </w:r>
          </w:p>
        </w:tc>
        <w:tc>
          <w:tcPr>
            <w:tcW w:w="992" w:type="dxa"/>
            <w:tcBorders>
              <w:top w:val="nil"/>
              <w:left w:val="nil"/>
              <w:bottom w:val="single" w:sz="4" w:space="0" w:color="auto"/>
              <w:right w:val="single" w:sz="4" w:space="0" w:color="auto"/>
            </w:tcBorders>
            <w:shd w:val="clear" w:color="auto" w:fill="auto"/>
            <w:hideMark/>
          </w:tcPr>
          <w:p w14:paraId="7A6E323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708880B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45A24E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A151456"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prob_lung_abscess_to_sepsis</w:t>
            </w:r>
          </w:p>
        </w:tc>
        <w:tc>
          <w:tcPr>
            <w:tcW w:w="3402" w:type="dxa"/>
            <w:tcBorders>
              <w:top w:val="nil"/>
              <w:left w:val="nil"/>
              <w:bottom w:val="single" w:sz="4" w:space="0" w:color="auto"/>
              <w:right w:val="single" w:sz="4" w:space="0" w:color="auto"/>
            </w:tcBorders>
            <w:shd w:val="clear" w:color="auto" w:fill="auto"/>
            <w:hideMark/>
          </w:tcPr>
          <w:p w14:paraId="05B9EDD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lung abscess leading to sepsis</w:t>
            </w:r>
          </w:p>
        </w:tc>
        <w:tc>
          <w:tcPr>
            <w:tcW w:w="992" w:type="dxa"/>
            <w:tcBorders>
              <w:top w:val="nil"/>
              <w:left w:val="nil"/>
              <w:bottom w:val="single" w:sz="4" w:space="0" w:color="auto"/>
              <w:right w:val="single" w:sz="4" w:space="0" w:color="auto"/>
            </w:tcBorders>
            <w:shd w:val="clear" w:color="auto" w:fill="auto"/>
            <w:hideMark/>
          </w:tcPr>
          <w:p w14:paraId="48E5958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2AA699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EF9789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1466E0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prob_pneumothorax_by_bacterial_pneumonia</w:t>
            </w:r>
          </w:p>
        </w:tc>
        <w:tc>
          <w:tcPr>
            <w:tcW w:w="3402" w:type="dxa"/>
            <w:tcBorders>
              <w:top w:val="nil"/>
              <w:left w:val="nil"/>
              <w:bottom w:val="single" w:sz="4" w:space="0" w:color="auto"/>
              <w:right w:val="single" w:sz="4" w:space="0" w:color="auto"/>
            </w:tcBorders>
            <w:shd w:val="clear" w:color="auto" w:fill="auto"/>
            <w:hideMark/>
          </w:tcPr>
          <w:p w14:paraId="25F7367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pneumothorax in bacterial pneumonia</w:t>
            </w:r>
          </w:p>
        </w:tc>
        <w:tc>
          <w:tcPr>
            <w:tcW w:w="992" w:type="dxa"/>
            <w:tcBorders>
              <w:top w:val="nil"/>
              <w:left w:val="nil"/>
              <w:bottom w:val="single" w:sz="4" w:space="0" w:color="auto"/>
              <w:right w:val="single" w:sz="4" w:space="0" w:color="auto"/>
            </w:tcBorders>
            <w:shd w:val="clear" w:color="auto" w:fill="auto"/>
            <w:hideMark/>
          </w:tcPr>
          <w:p w14:paraId="17F24B9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454B25E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B1863C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3940DB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prob_pneumothorax_by_viral_pneumonia</w:t>
            </w:r>
          </w:p>
        </w:tc>
        <w:tc>
          <w:tcPr>
            <w:tcW w:w="3402" w:type="dxa"/>
            <w:tcBorders>
              <w:top w:val="nil"/>
              <w:left w:val="nil"/>
              <w:bottom w:val="single" w:sz="4" w:space="0" w:color="auto"/>
              <w:right w:val="single" w:sz="4" w:space="0" w:color="auto"/>
            </w:tcBorders>
            <w:shd w:val="clear" w:color="auto" w:fill="auto"/>
            <w:hideMark/>
          </w:tcPr>
          <w:p w14:paraId="11E050F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pneumothorax in viral pneumonia</w:t>
            </w:r>
          </w:p>
        </w:tc>
        <w:tc>
          <w:tcPr>
            <w:tcW w:w="992" w:type="dxa"/>
            <w:tcBorders>
              <w:top w:val="nil"/>
              <w:left w:val="nil"/>
              <w:bottom w:val="single" w:sz="4" w:space="0" w:color="auto"/>
              <w:right w:val="single" w:sz="4" w:space="0" w:color="auto"/>
            </w:tcBorders>
            <w:shd w:val="clear" w:color="auto" w:fill="auto"/>
            <w:hideMark/>
          </w:tcPr>
          <w:p w14:paraId="658E37C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1BFF457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26D00F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1B7E38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prob_atelectasis_by_bronchiolitis</w:t>
            </w:r>
          </w:p>
        </w:tc>
        <w:tc>
          <w:tcPr>
            <w:tcW w:w="3402" w:type="dxa"/>
            <w:tcBorders>
              <w:top w:val="nil"/>
              <w:left w:val="nil"/>
              <w:bottom w:val="single" w:sz="4" w:space="0" w:color="auto"/>
              <w:right w:val="single" w:sz="4" w:space="0" w:color="auto"/>
            </w:tcBorders>
            <w:shd w:val="clear" w:color="auto" w:fill="auto"/>
            <w:hideMark/>
          </w:tcPr>
          <w:p w14:paraId="66A10BB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atelectasis in brochiolitis</w:t>
            </w:r>
          </w:p>
        </w:tc>
        <w:tc>
          <w:tcPr>
            <w:tcW w:w="992" w:type="dxa"/>
            <w:tcBorders>
              <w:top w:val="nil"/>
              <w:left w:val="nil"/>
              <w:bottom w:val="single" w:sz="4" w:space="0" w:color="auto"/>
              <w:right w:val="single" w:sz="4" w:space="0" w:color="auto"/>
            </w:tcBorders>
            <w:shd w:val="clear" w:color="auto" w:fill="auto"/>
            <w:hideMark/>
          </w:tcPr>
          <w:p w14:paraId="4B4B122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1A03E4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9AED0A7" w14:textId="77777777" w:rsidTr="000979B2">
        <w:trPr>
          <w:trHeight w:val="550"/>
        </w:trPr>
        <w:tc>
          <w:tcPr>
            <w:tcW w:w="2542" w:type="dxa"/>
            <w:tcBorders>
              <w:top w:val="nil"/>
              <w:left w:val="single" w:sz="4" w:space="0" w:color="auto"/>
              <w:bottom w:val="single" w:sz="4" w:space="0" w:color="auto"/>
              <w:right w:val="single" w:sz="4" w:space="0" w:color="auto"/>
            </w:tcBorders>
            <w:shd w:val="clear" w:color="auto" w:fill="auto"/>
            <w:hideMark/>
          </w:tcPr>
          <w:p w14:paraId="4AC9ABB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prob_pneumothorax_to_respiratory_failure</w:t>
            </w:r>
          </w:p>
        </w:tc>
        <w:tc>
          <w:tcPr>
            <w:tcW w:w="3402" w:type="dxa"/>
            <w:tcBorders>
              <w:top w:val="nil"/>
              <w:left w:val="nil"/>
              <w:bottom w:val="single" w:sz="4" w:space="0" w:color="auto"/>
              <w:right w:val="single" w:sz="4" w:space="0" w:color="auto"/>
            </w:tcBorders>
            <w:shd w:val="clear" w:color="auto" w:fill="auto"/>
            <w:hideMark/>
          </w:tcPr>
          <w:p w14:paraId="35CD4B9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pneumothorax leading to respiratory failure</w:t>
            </w:r>
          </w:p>
        </w:tc>
        <w:tc>
          <w:tcPr>
            <w:tcW w:w="992" w:type="dxa"/>
            <w:tcBorders>
              <w:top w:val="nil"/>
              <w:left w:val="nil"/>
              <w:bottom w:val="single" w:sz="4" w:space="0" w:color="auto"/>
              <w:right w:val="single" w:sz="4" w:space="0" w:color="auto"/>
            </w:tcBorders>
            <w:shd w:val="clear" w:color="auto" w:fill="auto"/>
            <w:hideMark/>
          </w:tcPr>
          <w:p w14:paraId="1FDAD8D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0.095</w:t>
            </w:r>
          </w:p>
        </w:tc>
        <w:tc>
          <w:tcPr>
            <w:tcW w:w="3355" w:type="dxa"/>
            <w:tcBorders>
              <w:top w:val="nil"/>
              <w:left w:val="nil"/>
              <w:bottom w:val="single" w:sz="4" w:space="0" w:color="auto"/>
              <w:right w:val="single" w:sz="4" w:space="0" w:color="auto"/>
            </w:tcBorders>
            <w:shd w:val="clear" w:color="auto" w:fill="auto"/>
            <w:hideMark/>
          </w:tcPr>
          <w:p w14:paraId="29BCC3C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4BEC858" w14:textId="77777777" w:rsidTr="000979B2">
        <w:trPr>
          <w:trHeight w:val="450"/>
        </w:trPr>
        <w:tc>
          <w:tcPr>
            <w:tcW w:w="2542" w:type="dxa"/>
            <w:tcBorders>
              <w:top w:val="nil"/>
              <w:left w:val="single" w:sz="4" w:space="0" w:color="auto"/>
              <w:bottom w:val="single" w:sz="4" w:space="0" w:color="auto"/>
              <w:right w:val="single" w:sz="4" w:space="0" w:color="auto"/>
            </w:tcBorders>
            <w:shd w:val="clear" w:color="auto" w:fill="auto"/>
            <w:hideMark/>
          </w:tcPr>
          <w:p w14:paraId="52877514"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r_death_from_ALRI</w:t>
            </w:r>
          </w:p>
        </w:tc>
        <w:tc>
          <w:tcPr>
            <w:tcW w:w="3402" w:type="dxa"/>
            <w:tcBorders>
              <w:top w:val="nil"/>
              <w:left w:val="nil"/>
              <w:bottom w:val="single" w:sz="4" w:space="0" w:color="auto"/>
              <w:right w:val="single" w:sz="4" w:space="0" w:color="auto"/>
            </w:tcBorders>
            <w:shd w:val="clear" w:color="auto" w:fill="auto"/>
            <w:hideMark/>
          </w:tcPr>
          <w:p w14:paraId="31A3550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death rate from ALRI - death from severe complication</w:t>
            </w:r>
          </w:p>
        </w:tc>
        <w:tc>
          <w:tcPr>
            <w:tcW w:w="992" w:type="dxa"/>
            <w:tcBorders>
              <w:top w:val="nil"/>
              <w:left w:val="nil"/>
              <w:bottom w:val="single" w:sz="4" w:space="0" w:color="auto"/>
              <w:right w:val="single" w:sz="4" w:space="0" w:color="auto"/>
            </w:tcBorders>
            <w:shd w:val="clear" w:color="auto" w:fill="auto"/>
            <w:hideMark/>
          </w:tcPr>
          <w:p w14:paraId="620118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0.186</w:t>
            </w:r>
          </w:p>
        </w:tc>
        <w:tc>
          <w:tcPr>
            <w:tcW w:w="3355" w:type="dxa"/>
            <w:tcBorders>
              <w:top w:val="nil"/>
              <w:left w:val="nil"/>
              <w:bottom w:val="single" w:sz="4" w:space="0" w:color="auto"/>
              <w:right w:val="single" w:sz="4" w:space="0" w:color="auto"/>
            </w:tcBorders>
            <w:shd w:val="clear" w:color="auto" w:fill="auto"/>
            <w:hideMark/>
          </w:tcPr>
          <w:p w14:paraId="5F0D1A8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61000E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61886A5"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rr_death_ALRI_age12to23mo</w:t>
            </w:r>
          </w:p>
        </w:tc>
        <w:tc>
          <w:tcPr>
            <w:tcW w:w="3402" w:type="dxa"/>
            <w:tcBorders>
              <w:top w:val="nil"/>
              <w:left w:val="nil"/>
              <w:bottom w:val="single" w:sz="4" w:space="0" w:color="auto"/>
              <w:right w:val="single" w:sz="4" w:space="0" w:color="auto"/>
            </w:tcBorders>
            <w:shd w:val="clear" w:color="auto" w:fill="auto"/>
            <w:hideMark/>
          </w:tcPr>
          <w:p w14:paraId="25F26E5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ages 12-23 months</w:t>
            </w:r>
          </w:p>
        </w:tc>
        <w:tc>
          <w:tcPr>
            <w:tcW w:w="992" w:type="dxa"/>
            <w:tcBorders>
              <w:top w:val="nil"/>
              <w:left w:val="nil"/>
              <w:bottom w:val="single" w:sz="4" w:space="0" w:color="auto"/>
              <w:right w:val="single" w:sz="4" w:space="0" w:color="auto"/>
            </w:tcBorders>
            <w:shd w:val="clear" w:color="auto" w:fill="auto"/>
            <w:hideMark/>
          </w:tcPr>
          <w:p w14:paraId="6080BA8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0.7</w:t>
            </w:r>
          </w:p>
        </w:tc>
        <w:tc>
          <w:tcPr>
            <w:tcW w:w="3355" w:type="dxa"/>
            <w:tcBorders>
              <w:top w:val="nil"/>
              <w:left w:val="nil"/>
              <w:bottom w:val="single" w:sz="4" w:space="0" w:color="auto"/>
              <w:right w:val="single" w:sz="4" w:space="0" w:color="auto"/>
            </w:tcBorders>
            <w:shd w:val="clear" w:color="auto" w:fill="auto"/>
            <w:hideMark/>
          </w:tcPr>
          <w:p w14:paraId="4580B79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F7856C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F00ABEF"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rr_death_ALRI_age24to59mo</w:t>
            </w:r>
          </w:p>
        </w:tc>
        <w:tc>
          <w:tcPr>
            <w:tcW w:w="3402" w:type="dxa"/>
            <w:tcBorders>
              <w:top w:val="nil"/>
              <w:left w:val="nil"/>
              <w:bottom w:val="single" w:sz="4" w:space="0" w:color="auto"/>
              <w:right w:val="single" w:sz="4" w:space="0" w:color="auto"/>
            </w:tcBorders>
            <w:shd w:val="clear" w:color="auto" w:fill="auto"/>
            <w:hideMark/>
          </w:tcPr>
          <w:p w14:paraId="37D0EB3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ages 24-59 months</w:t>
            </w:r>
          </w:p>
        </w:tc>
        <w:tc>
          <w:tcPr>
            <w:tcW w:w="992" w:type="dxa"/>
            <w:tcBorders>
              <w:top w:val="nil"/>
              <w:left w:val="nil"/>
              <w:bottom w:val="single" w:sz="4" w:space="0" w:color="auto"/>
              <w:right w:val="single" w:sz="4" w:space="0" w:color="auto"/>
            </w:tcBorders>
            <w:shd w:val="clear" w:color="auto" w:fill="auto"/>
            <w:hideMark/>
          </w:tcPr>
          <w:p w14:paraId="64DD167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0.5</w:t>
            </w:r>
          </w:p>
        </w:tc>
        <w:tc>
          <w:tcPr>
            <w:tcW w:w="3355" w:type="dxa"/>
            <w:tcBorders>
              <w:top w:val="nil"/>
              <w:left w:val="nil"/>
              <w:bottom w:val="single" w:sz="4" w:space="0" w:color="auto"/>
              <w:right w:val="single" w:sz="4" w:space="0" w:color="auto"/>
            </w:tcBorders>
            <w:shd w:val="clear" w:color="auto" w:fill="auto"/>
            <w:hideMark/>
          </w:tcPr>
          <w:p w14:paraId="10B4B45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A797DF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6A53DCC"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rr_death_ALRI_low_birth_weight</w:t>
            </w:r>
          </w:p>
        </w:tc>
        <w:tc>
          <w:tcPr>
            <w:tcW w:w="3402" w:type="dxa"/>
            <w:tcBorders>
              <w:top w:val="nil"/>
              <w:left w:val="nil"/>
              <w:bottom w:val="single" w:sz="4" w:space="0" w:color="auto"/>
              <w:right w:val="single" w:sz="4" w:space="0" w:color="auto"/>
            </w:tcBorders>
            <w:shd w:val="clear" w:color="auto" w:fill="auto"/>
            <w:hideMark/>
          </w:tcPr>
          <w:p w14:paraId="4C40958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infants with low birth weight</w:t>
            </w:r>
          </w:p>
        </w:tc>
        <w:tc>
          <w:tcPr>
            <w:tcW w:w="992" w:type="dxa"/>
            <w:tcBorders>
              <w:top w:val="nil"/>
              <w:left w:val="nil"/>
              <w:bottom w:val="single" w:sz="4" w:space="0" w:color="auto"/>
              <w:right w:val="single" w:sz="4" w:space="0" w:color="auto"/>
            </w:tcBorders>
            <w:shd w:val="clear" w:color="auto" w:fill="auto"/>
            <w:hideMark/>
          </w:tcPr>
          <w:p w14:paraId="64B5FEE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1.5</w:t>
            </w:r>
          </w:p>
        </w:tc>
        <w:tc>
          <w:tcPr>
            <w:tcW w:w="3355" w:type="dxa"/>
            <w:tcBorders>
              <w:top w:val="nil"/>
              <w:left w:val="nil"/>
              <w:bottom w:val="single" w:sz="4" w:space="0" w:color="auto"/>
              <w:right w:val="single" w:sz="4" w:space="0" w:color="auto"/>
            </w:tcBorders>
            <w:shd w:val="clear" w:color="auto" w:fill="auto"/>
            <w:hideMark/>
          </w:tcPr>
          <w:p w14:paraId="350135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5447B90" w14:textId="77777777" w:rsidTr="000979B2">
        <w:trPr>
          <w:trHeight w:val="310"/>
        </w:trPr>
        <w:tc>
          <w:tcPr>
            <w:tcW w:w="2542" w:type="dxa"/>
            <w:tcBorders>
              <w:top w:val="nil"/>
              <w:left w:val="single" w:sz="4" w:space="0" w:color="auto"/>
              <w:bottom w:val="single" w:sz="4" w:space="0" w:color="auto"/>
              <w:right w:val="single" w:sz="4" w:space="0" w:color="auto"/>
            </w:tcBorders>
            <w:shd w:val="clear" w:color="auto" w:fill="auto"/>
            <w:hideMark/>
          </w:tcPr>
          <w:p w14:paraId="71E26909"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rr_death_ALRI_HIV</w:t>
            </w:r>
          </w:p>
        </w:tc>
        <w:tc>
          <w:tcPr>
            <w:tcW w:w="3402" w:type="dxa"/>
            <w:tcBorders>
              <w:top w:val="nil"/>
              <w:left w:val="nil"/>
              <w:bottom w:val="single" w:sz="4" w:space="0" w:color="auto"/>
              <w:right w:val="single" w:sz="4" w:space="0" w:color="auto"/>
            </w:tcBorders>
            <w:shd w:val="clear" w:color="auto" w:fill="auto"/>
            <w:hideMark/>
          </w:tcPr>
          <w:p w14:paraId="15E4653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HIV untreated</w:t>
            </w:r>
          </w:p>
        </w:tc>
        <w:tc>
          <w:tcPr>
            <w:tcW w:w="992" w:type="dxa"/>
            <w:tcBorders>
              <w:top w:val="nil"/>
              <w:left w:val="nil"/>
              <w:bottom w:val="single" w:sz="4" w:space="0" w:color="auto"/>
              <w:right w:val="single" w:sz="4" w:space="0" w:color="auto"/>
            </w:tcBorders>
            <w:shd w:val="clear" w:color="auto" w:fill="auto"/>
            <w:hideMark/>
          </w:tcPr>
          <w:p w14:paraId="760C055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1.5</w:t>
            </w:r>
          </w:p>
        </w:tc>
        <w:tc>
          <w:tcPr>
            <w:tcW w:w="3355" w:type="dxa"/>
            <w:tcBorders>
              <w:top w:val="nil"/>
              <w:left w:val="nil"/>
              <w:bottom w:val="single" w:sz="4" w:space="0" w:color="auto"/>
              <w:right w:val="single" w:sz="4" w:space="0" w:color="auto"/>
            </w:tcBorders>
            <w:shd w:val="clear" w:color="auto" w:fill="auto"/>
            <w:hideMark/>
          </w:tcPr>
          <w:p w14:paraId="463689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126C45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F451B48" w14:textId="77777777" w:rsidR="000979B2" w:rsidRPr="002515AD" w:rsidRDefault="000979B2" w:rsidP="000979B2">
            <w:pPr>
              <w:spacing w:after="0" w:line="240" w:lineRule="auto"/>
              <w:ind w:firstLine="0"/>
              <w:contextualSpacing w:val="0"/>
              <w:jc w:val="left"/>
              <w:rPr>
                <w:rFonts w:eastAsia="Times New Roman" w:cs="Arial"/>
                <w:b/>
                <w:sz w:val="20"/>
                <w:szCs w:val="20"/>
                <w:lang w:eastAsia="en-GB"/>
              </w:rPr>
            </w:pPr>
            <w:r w:rsidRPr="002515AD">
              <w:rPr>
                <w:rFonts w:eastAsia="Times New Roman" w:cs="Arial"/>
                <w:b/>
                <w:sz w:val="20"/>
                <w:szCs w:val="20"/>
                <w:lang w:eastAsia="en-GB"/>
              </w:rPr>
              <w:t>rr_death_ALRI_SAM</w:t>
            </w:r>
          </w:p>
        </w:tc>
        <w:tc>
          <w:tcPr>
            <w:tcW w:w="3402" w:type="dxa"/>
            <w:tcBorders>
              <w:top w:val="nil"/>
              <w:left w:val="nil"/>
              <w:bottom w:val="single" w:sz="4" w:space="0" w:color="auto"/>
              <w:right w:val="single" w:sz="4" w:space="0" w:color="auto"/>
            </w:tcBorders>
            <w:shd w:val="clear" w:color="auto" w:fill="auto"/>
            <w:hideMark/>
          </w:tcPr>
          <w:p w14:paraId="3934561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relative rate of death for severe acute malnutrition</w:t>
            </w:r>
          </w:p>
        </w:tc>
        <w:tc>
          <w:tcPr>
            <w:tcW w:w="992" w:type="dxa"/>
            <w:tcBorders>
              <w:top w:val="nil"/>
              <w:left w:val="nil"/>
              <w:bottom w:val="single" w:sz="4" w:space="0" w:color="auto"/>
              <w:right w:val="single" w:sz="4" w:space="0" w:color="auto"/>
            </w:tcBorders>
            <w:shd w:val="clear" w:color="auto" w:fill="auto"/>
            <w:hideMark/>
          </w:tcPr>
          <w:p w14:paraId="27D6E43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1.4</w:t>
            </w:r>
          </w:p>
        </w:tc>
        <w:tc>
          <w:tcPr>
            <w:tcW w:w="3355" w:type="dxa"/>
            <w:tcBorders>
              <w:top w:val="nil"/>
              <w:left w:val="nil"/>
              <w:bottom w:val="single" w:sz="4" w:space="0" w:color="auto"/>
              <w:right w:val="single" w:sz="4" w:space="0" w:color="auto"/>
            </w:tcBorders>
            <w:shd w:val="clear" w:color="auto" w:fill="auto"/>
            <w:hideMark/>
          </w:tcPr>
          <w:p w14:paraId="79FE704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5E46F9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7460D9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proportion_viral_pneumonia_by_RSV</w:t>
            </w:r>
          </w:p>
        </w:tc>
        <w:tc>
          <w:tcPr>
            <w:tcW w:w="3402" w:type="dxa"/>
            <w:tcBorders>
              <w:top w:val="nil"/>
              <w:left w:val="nil"/>
              <w:bottom w:val="single" w:sz="4" w:space="0" w:color="auto"/>
              <w:right w:val="single" w:sz="4" w:space="0" w:color="auto"/>
            </w:tcBorders>
            <w:shd w:val="clear" w:color="auto" w:fill="auto"/>
            <w:hideMark/>
          </w:tcPr>
          <w:p w14:paraId="15848CF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RSV-ALRI causing viral pneumonia</w:t>
            </w:r>
          </w:p>
        </w:tc>
        <w:tc>
          <w:tcPr>
            <w:tcW w:w="992" w:type="dxa"/>
            <w:tcBorders>
              <w:top w:val="nil"/>
              <w:left w:val="nil"/>
              <w:bottom w:val="single" w:sz="4" w:space="0" w:color="auto"/>
              <w:right w:val="single" w:sz="4" w:space="0" w:color="auto"/>
            </w:tcBorders>
            <w:shd w:val="clear" w:color="auto" w:fill="auto"/>
            <w:hideMark/>
          </w:tcPr>
          <w:p w14:paraId="191F8B5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val="restart"/>
            <w:tcBorders>
              <w:top w:val="nil"/>
              <w:left w:val="single" w:sz="4" w:space="0" w:color="auto"/>
              <w:bottom w:val="single" w:sz="4" w:space="0" w:color="000000"/>
              <w:right w:val="single" w:sz="4" w:space="0" w:color="auto"/>
            </w:tcBorders>
            <w:shd w:val="clear" w:color="auto" w:fill="auto"/>
            <w:hideMark/>
          </w:tcPr>
          <w:p w14:paraId="6A30316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commentRangeStart w:id="26"/>
            <w:r w:rsidRPr="002515AD">
              <w:rPr>
                <w:rFonts w:eastAsia="Times New Roman" w:cs="Arial"/>
                <w:color w:val="000000"/>
                <w:sz w:val="20"/>
                <w:szCs w:val="20"/>
                <w:lang w:eastAsia="en-GB"/>
              </w:rPr>
              <w:t xml:space="preserve">To be calculated from the Table </w:t>
            </w:r>
            <w:r>
              <w:rPr>
                <w:rFonts w:eastAsia="Times New Roman" w:cs="Arial"/>
                <w:color w:val="000000"/>
                <w:sz w:val="20"/>
                <w:szCs w:val="20"/>
                <w:lang w:eastAsia="en-GB"/>
              </w:rPr>
              <w:t xml:space="preserve">8 </w:t>
            </w:r>
            <w:r w:rsidRPr="002515AD">
              <w:rPr>
                <w:rFonts w:eastAsia="Times New Roman" w:cs="Arial"/>
                <w:color w:val="000000"/>
                <w:sz w:val="20"/>
                <w:szCs w:val="20"/>
                <w:lang w:eastAsia="en-GB"/>
              </w:rPr>
              <w:t>on ALRI incidence values</w:t>
            </w:r>
            <w:commentRangeEnd w:id="26"/>
            <w:r>
              <w:rPr>
                <w:rStyle w:val="CommentReference"/>
              </w:rPr>
              <w:commentReference w:id="26"/>
            </w:r>
          </w:p>
        </w:tc>
      </w:tr>
      <w:tr w:rsidR="000979B2" w:rsidRPr="002515AD" w14:paraId="60E09095"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799197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proportion_viral_pneumonia_by_Rhinovirus</w:t>
            </w:r>
          </w:p>
        </w:tc>
        <w:tc>
          <w:tcPr>
            <w:tcW w:w="3402" w:type="dxa"/>
            <w:tcBorders>
              <w:top w:val="nil"/>
              <w:left w:val="nil"/>
              <w:bottom w:val="single" w:sz="4" w:space="0" w:color="auto"/>
              <w:right w:val="single" w:sz="4" w:space="0" w:color="auto"/>
            </w:tcBorders>
            <w:shd w:val="clear" w:color="auto" w:fill="auto"/>
            <w:hideMark/>
          </w:tcPr>
          <w:p w14:paraId="0773CE5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rhinovirus-ALRI causing viral pneumonia</w:t>
            </w:r>
          </w:p>
        </w:tc>
        <w:tc>
          <w:tcPr>
            <w:tcW w:w="992" w:type="dxa"/>
            <w:tcBorders>
              <w:top w:val="nil"/>
              <w:left w:val="nil"/>
              <w:bottom w:val="single" w:sz="4" w:space="0" w:color="auto"/>
              <w:right w:val="single" w:sz="4" w:space="0" w:color="auto"/>
            </w:tcBorders>
            <w:shd w:val="clear" w:color="auto" w:fill="auto"/>
            <w:hideMark/>
          </w:tcPr>
          <w:p w14:paraId="00C0AC9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7AA9D86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015BEFE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217985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proportion_viral_pneumonia_by_HMPV</w:t>
            </w:r>
          </w:p>
        </w:tc>
        <w:tc>
          <w:tcPr>
            <w:tcW w:w="3402" w:type="dxa"/>
            <w:tcBorders>
              <w:top w:val="nil"/>
              <w:left w:val="nil"/>
              <w:bottom w:val="single" w:sz="4" w:space="0" w:color="auto"/>
              <w:right w:val="single" w:sz="4" w:space="0" w:color="auto"/>
            </w:tcBorders>
            <w:shd w:val="clear" w:color="auto" w:fill="auto"/>
            <w:hideMark/>
          </w:tcPr>
          <w:p w14:paraId="7E3C373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HMPV-ALRI causing viral pneumonia</w:t>
            </w:r>
          </w:p>
        </w:tc>
        <w:tc>
          <w:tcPr>
            <w:tcW w:w="992" w:type="dxa"/>
            <w:tcBorders>
              <w:top w:val="nil"/>
              <w:left w:val="nil"/>
              <w:bottom w:val="single" w:sz="4" w:space="0" w:color="auto"/>
              <w:right w:val="single" w:sz="4" w:space="0" w:color="auto"/>
            </w:tcBorders>
            <w:shd w:val="clear" w:color="auto" w:fill="auto"/>
            <w:hideMark/>
          </w:tcPr>
          <w:p w14:paraId="6720261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5762B8E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36D478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F101C8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proportion_viral_pneumonia_by_Parainfluenza</w:t>
            </w:r>
          </w:p>
        </w:tc>
        <w:tc>
          <w:tcPr>
            <w:tcW w:w="3402" w:type="dxa"/>
            <w:tcBorders>
              <w:top w:val="nil"/>
              <w:left w:val="nil"/>
              <w:bottom w:val="single" w:sz="4" w:space="0" w:color="auto"/>
              <w:right w:val="single" w:sz="4" w:space="0" w:color="auto"/>
            </w:tcBorders>
            <w:shd w:val="clear" w:color="auto" w:fill="auto"/>
            <w:hideMark/>
          </w:tcPr>
          <w:p w14:paraId="68245C0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parainfluenza-ALRI causing viral pneumonia</w:t>
            </w:r>
          </w:p>
        </w:tc>
        <w:tc>
          <w:tcPr>
            <w:tcW w:w="992" w:type="dxa"/>
            <w:tcBorders>
              <w:top w:val="nil"/>
              <w:left w:val="nil"/>
              <w:bottom w:val="single" w:sz="4" w:space="0" w:color="auto"/>
              <w:right w:val="single" w:sz="4" w:space="0" w:color="auto"/>
            </w:tcBorders>
            <w:shd w:val="clear" w:color="auto" w:fill="auto"/>
            <w:hideMark/>
          </w:tcPr>
          <w:p w14:paraId="55EBB28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4E2C455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739D1CA"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25E5BA9"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lastRenderedPageBreak/>
              <w:t>proportion_viral_pneumonia_by_Influenza</w:t>
            </w:r>
          </w:p>
        </w:tc>
        <w:tc>
          <w:tcPr>
            <w:tcW w:w="3402" w:type="dxa"/>
            <w:tcBorders>
              <w:top w:val="nil"/>
              <w:left w:val="nil"/>
              <w:bottom w:val="single" w:sz="4" w:space="0" w:color="auto"/>
              <w:right w:val="single" w:sz="4" w:space="0" w:color="auto"/>
            </w:tcBorders>
            <w:shd w:val="clear" w:color="auto" w:fill="auto"/>
            <w:hideMark/>
          </w:tcPr>
          <w:p w14:paraId="58EF5D2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influenza-ALRI causing viral pneumonia</w:t>
            </w:r>
          </w:p>
        </w:tc>
        <w:tc>
          <w:tcPr>
            <w:tcW w:w="992" w:type="dxa"/>
            <w:tcBorders>
              <w:top w:val="nil"/>
              <w:left w:val="nil"/>
              <w:bottom w:val="single" w:sz="4" w:space="0" w:color="auto"/>
              <w:right w:val="single" w:sz="4" w:space="0" w:color="auto"/>
            </w:tcBorders>
            <w:shd w:val="clear" w:color="auto" w:fill="auto"/>
            <w:hideMark/>
          </w:tcPr>
          <w:p w14:paraId="71D482B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00A6B9F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DBCFE9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031F2A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proportion_viral_pneumonia_by_Adenovirus</w:t>
            </w:r>
          </w:p>
        </w:tc>
        <w:tc>
          <w:tcPr>
            <w:tcW w:w="3402" w:type="dxa"/>
            <w:tcBorders>
              <w:top w:val="nil"/>
              <w:left w:val="nil"/>
              <w:bottom w:val="single" w:sz="4" w:space="0" w:color="auto"/>
              <w:right w:val="single" w:sz="4" w:space="0" w:color="auto"/>
            </w:tcBorders>
            <w:shd w:val="clear" w:color="auto" w:fill="auto"/>
            <w:hideMark/>
          </w:tcPr>
          <w:p w14:paraId="37378FF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adenovirus-ALRI causing viral pneumonia</w:t>
            </w:r>
          </w:p>
        </w:tc>
        <w:tc>
          <w:tcPr>
            <w:tcW w:w="992" w:type="dxa"/>
            <w:tcBorders>
              <w:top w:val="nil"/>
              <w:left w:val="nil"/>
              <w:bottom w:val="single" w:sz="4" w:space="0" w:color="auto"/>
              <w:right w:val="single" w:sz="4" w:space="0" w:color="auto"/>
            </w:tcBorders>
            <w:shd w:val="clear" w:color="auto" w:fill="auto"/>
            <w:hideMark/>
          </w:tcPr>
          <w:p w14:paraId="699B6A0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0A40A9C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2103908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67FF0E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proportion_viral_pneumonia_by_Bocavirus</w:t>
            </w:r>
          </w:p>
        </w:tc>
        <w:tc>
          <w:tcPr>
            <w:tcW w:w="3402" w:type="dxa"/>
            <w:tcBorders>
              <w:top w:val="nil"/>
              <w:left w:val="nil"/>
              <w:bottom w:val="single" w:sz="4" w:space="0" w:color="auto"/>
              <w:right w:val="single" w:sz="4" w:space="0" w:color="auto"/>
            </w:tcBorders>
            <w:shd w:val="clear" w:color="auto" w:fill="auto"/>
            <w:hideMark/>
          </w:tcPr>
          <w:p w14:paraId="75488B5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bocavirus-ALRI causing viral pneumonia</w:t>
            </w:r>
          </w:p>
        </w:tc>
        <w:tc>
          <w:tcPr>
            <w:tcW w:w="992" w:type="dxa"/>
            <w:tcBorders>
              <w:top w:val="nil"/>
              <w:left w:val="nil"/>
              <w:bottom w:val="single" w:sz="4" w:space="0" w:color="auto"/>
              <w:right w:val="single" w:sz="4" w:space="0" w:color="auto"/>
            </w:tcBorders>
            <w:shd w:val="clear" w:color="auto" w:fill="auto"/>
            <w:hideMark/>
          </w:tcPr>
          <w:p w14:paraId="7B15FA1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1527556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246B401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0CB8107"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proportion_viral_pneumonia_by_other_viral_pathogens</w:t>
            </w:r>
          </w:p>
        </w:tc>
        <w:tc>
          <w:tcPr>
            <w:tcW w:w="3402" w:type="dxa"/>
            <w:tcBorders>
              <w:top w:val="nil"/>
              <w:left w:val="nil"/>
              <w:bottom w:val="single" w:sz="4" w:space="0" w:color="auto"/>
              <w:right w:val="single" w:sz="4" w:space="0" w:color="auto"/>
            </w:tcBorders>
            <w:shd w:val="clear" w:color="auto" w:fill="auto"/>
            <w:hideMark/>
          </w:tcPr>
          <w:p w14:paraId="3A21AD0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proportion of other virus-ALRI causing viral pneumonia</w:t>
            </w:r>
          </w:p>
        </w:tc>
        <w:tc>
          <w:tcPr>
            <w:tcW w:w="992" w:type="dxa"/>
            <w:tcBorders>
              <w:top w:val="nil"/>
              <w:left w:val="nil"/>
              <w:bottom w:val="single" w:sz="4" w:space="0" w:color="auto"/>
              <w:right w:val="single" w:sz="4" w:space="0" w:color="auto"/>
            </w:tcBorders>
            <w:shd w:val="clear" w:color="auto" w:fill="auto"/>
            <w:hideMark/>
          </w:tcPr>
          <w:p w14:paraId="38F8BED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w:t>
            </w:r>
          </w:p>
        </w:tc>
        <w:tc>
          <w:tcPr>
            <w:tcW w:w="3355" w:type="dxa"/>
            <w:vMerge/>
            <w:tcBorders>
              <w:top w:val="nil"/>
              <w:left w:val="single" w:sz="4" w:space="0" w:color="auto"/>
              <w:bottom w:val="single" w:sz="4" w:space="0" w:color="000000"/>
              <w:right w:val="single" w:sz="4" w:space="0" w:color="auto"/>
            </w:tcBorders>
            <w:vAlign w:val="center"/>
            <w:hideMark/>
          </w:tcPr>
          <w:p w14:paraId="39BD0B6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690FD54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1868BB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prob_fever_uncomplicated_ALRI_by_disease_type</w:t>
            </w:r>
          </w:p>
        </w:tc>
        <w:tc>
          <w:tcPr>
            <w:tcW w:w="3402" w:type="dxa"/>
            <w:tcBorders>
              <w:top w:val="nil"/>
              <w:left w:val="nil"/>
              <w:bottom w:val="single" w:sz="4" w:space="0" w:color="auto"/>
              <w:right w:val="single" w:sz="4" w:space="0" w:color="auto"/>
            </w:tcBorders>
            <w:shd w:val="clear" w:color="auto" w:fill="auto"/>
            <w:hideMark/>
          </w:tcPr>
          <w:p w14:paraId="61ABEC9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1BA10EC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0.5, 0.5, 0.5</w:t>
            </w:r>
          </w:p>
        </w:tc>
        <w:tc>
          <w:tcPr>
            <w:tcW w:w="3355" w:type="dxa"/>
            <w:vMerge w:val="restart"/>
            <w:tcBorders>
              <w:top w:val="nil"/>
              <w:left w:val="single" w:sz="4" w:space="0" w:color="auto"/>
              <w:bottom w:val="single" w:sz="4" w:space="0" w:color="000000"/>
              <w:right w:val="single" w:sz="4" w:space="0" w:color="auto"/>
            </w:tcBorders>
            <w:shd w:val="clear" w:color="auto" w:fill="auto"/>
            <w:hideMark/>
          </w:tcPr>
          <w:p w14:paraId="0CC1275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respectively for [bacterial pneumonia, viral pneumonia, bronchiolitis]</w:t>
            </w:r>
          </w:p>
        </w:tc>
      </w:tr>
      <w:tr w:rsidR="000979B2" w:rsidRPr="002515AD" w14:paraId="068DAE3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F76E5D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prob_cough_uncomplicated_ALRI_by_disease_type</w:t>
            </w:r>
          </w:p>
        </w:tc>
        <w:tc>
          <w:tcPr>
            <w:tcW w:w="3402" w:type="dxa"/>
            <w:tcBorders>
              <w:top w:val="nil"/>
              <w:left w:val="nil"/>
              <w:bottom w:val="single" w:sz="4" w:space="0" w:color="auto"/>
              <w:right w:val="single" w:sz="4" w:space="0" w:color="auto"/>
            </w:tcBorders>
            <w:shd w:val="clear" w:color="auto" w:fill="auto"/>
            <w:hideMark/>
          </w:tcPr>
          <w:p w14:paraId="2F5CD83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17DF0DF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0.9, 0.9, 0.9</w:t>
            </w:r>
          </w:p>
        </w:tc>
        <w:tc>
          <w:tcPr>
            <w:tcW w:w="3355" w:type="dxa"/>
            <w:vMerge/>
            <w:tcBorders>
              <w:top w:val="nil"/>
              <w:left w:val="single" w:sz="4" w:space="0" w:color="auto"/>
              <w:bottom w:val="single" w:sz="4" w:space="0" w:color="000000"/>
              <w:right w:val="single" w:sz="4" w:space="0" w:color="auto"/>
            </w:tcBorders>
            <w:vAlign w:val="center"/>
            <w:hideMark/>
          </w:tcPr>
          <w:p w14:paraId="6327BD1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368B2BE5"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04622B5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prob_difficult_breathing_uncomplicated_ALRI_by_disease_type</w:t>
            </w:r>
          </w:p>
        </w:tc>
        <w:tc>
          <w:tcPr>
            <w:tcW w:w="3402" w:type="dxa"/>
            <w:tcBorders>
              <w:top w:val="nil"/>
              <w:left w:val="nil"/>
              <w:bottom w:val="single" w:sz="4" w:space="0" w:color="auto"/>
              <w:right w:val="single" w:sz="4" w:space="0" w:color="auto"/>
            </w:tcBorders>
            <w:shd w:val="clear" w:color="auto" w:fill="auto"/>
            <w:hideMark/>
          </w:tcPr>
          <w:p w14:paraId="452444A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 breathing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1B6B658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0.9, 0.9, 0.9</w:t>
            </w:r>
          </w:p>
        </w:tc>
        <w:tc>
          <w:tcPr>
            <w:tcW w:w="3355" w:type="dxa"/>
            <w:vMerge/>
            <w:tcBorders>
              <w:top w:val="nil"/>
              <w:left w:val="single" w:sz="4" w:space="0" w:color="auto"/>
              <w:bottom w:val="single" w:sz="4" w:space="0" w:color="000000"/>
              <w:right w:val="single" w:sz="4" w:space="0" w:color="auto"/>
            </w:tcBorders>
            <w:vAlign w:val="center"/>
            <w:hideMark/>
          </w:tcPr>
          <w:p w14:paraId="0223E81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11DD3F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41FC7D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prob_fast_breathing_uncomplicated_ALRI_by_disease_type</w:t>
            </w:r>
          </w:p>
        </w:tc>
        <w:tc>
          <w:tcPr>
            <w:tcW w:w="3402" w:type="dxa"/>
            <w:tcBorders>
              <w:top w:val="nil"/>
              <w:left w:val="nil"/>
              <w:bottom w:val="single" w:sz="4" w:space="0" w:color="auto"/>
              <w:right w:val="single" w:sz="4" w:space="0" w:color="auto"/>
            </w:tcBorders>
            <w:shd w:val="clear" w:color="auto" w:fill="auto"/>
            <w:hideMark/>
          </w:tcPr>
          <w:p w14:paraId="2243215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fast breathing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04628EA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0.9, 0.9, 0.9</w:t>
            </w:r>
          </w:p>
        </w:tc>
        <w:tc>
          <w:tcPr>
            <w:tcW w:w="3355" w:type="dxa"/>
            <w:vMerge/>
            <w:tcBorders>
              <w:top w:val="nil"/>
              <w:left w:val="single" w:sz="4" w:space="0" w:color="auto"/>
              <w:bottom w:val="single" w:sz="4" w:space="0" w:color="000000"/>
              <w:right w:val="single" w:sz="4" w:space="0" w:color="auto"/>
            </w:tcBorders>
            <w:vAlign w:val="center"/>
            <w:hideMark/>
          </w:tcPr>
          <w:p w14:paraId="5406544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73B88E9E"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6FE49067"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prob_chest_indrawing_uncomplicated_ALRI_by_disease_type</w:t>
            </w:r>
          </w:p>
        </w:tc>
        <w:tc>
          <w:tcPr>
            <w:tcW w:w="3402" w:type="dxa"/>
            <w:tcBorders>
              <w:top w:val="nil"/>
              <w:left w:val="nil"/>
              <w:bottom w:val="single" w:sz="4" w:space="0" w:color="auto"/>
              <w:right w:val="single" w:sz="4" w:space="0" w:color="auto"/>
            </w:tcBorders>
            <w:shd w:val="clear" w:color="auto" w:fill="auto"/>
            <w:hideMark/>
          </w:tcPr>
          <w:p w14:paraId="2E84BAD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indrawing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350010C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commentRangeStart w:id="27"/>
            <w:r w:rsidRPr="002515AD">
              <w:rPr>
                <w:rFonts w:eastAsia="Times New Roman" w:cs="Arial"/>
                <w:color w:val="000000"/>
                <w:sz w:val="20"/>
                <w:szCs w:val="20"/>
                <w:lang w:eastAsia="en-GB"/>
              </w:rPr>
              <w:t>0.2995</w:t>
            </w:r>
            <w:commentRangeEnd w:id="27"/>
            <w:r>
              <w:rPr>
                <w:rStyle w:val="CommentReference"/>
              </w:rPr>
              <w:commentReference w:id="27"/>
            </w:r>
            <w:r w:rsidRPr="002515AD">
              <w:rPr>
                <w:rFonts w:eastAsia="Times New Roman" w:cs="Arial"/>
                <w:color w:val="000000"/>
                <w:sz w:val="20"/>
                <w:szCs w:val="20"/>
                <w:lang w:eastAsia="en-GB"/>
              </w:rPr>
              <w:t>, 0.2995, 0.2995</w:t>
            </w:r>
          </w:p>
        </w:tc>
        <w:tc>
          <w:tcPr>
            <w:tcW w:w="3355" w:type="dxa"/>
            <w:vMerge/>
            <w:tcBorders>
              <w:top w:val="nil"/>
              <w:left w:val="single" w:sz="4" w:space="0" w:color="auto"/>
              <w:bottom w:val="single" w:sz="4" w:space="0" w:color="000000"/>
              <w:right w:val="single" w:sz="4" w:space="0" w:color="auto"/>
            </w:tcBorders>
            <w:vAlign w:val="center"/>
            <w:hideMark/>
          </w:tcPr>
          <w:p w14:paraId="5E90CA9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44586906"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0A443119"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prob_danger_signs_uncomplicated_ALRI_by_disease_type</w:t>
            </w:r>
          </w:p>
        </w:tc>
        <w:tc>
          <w:tcPr>
            <w:tcW w:w="3402" w:type="dxa"/>
            <w:tcBorders>
              <w:top w:val="nil"/>
              <w:left w:val="nil"/>
              <w:bottom w:val="single" w:sz="4" w:space="0" w:color="auto"/>
              <w:right w:val="single" w:sz="4" w:space="0" w:color="auto"/>
            </w:tcBorders>
            <w:shd w:val="clear" w:color="auto" w:fill="auto"/>
            <w:hideMark/>
          </w:tcPr>
          <w:p w14:paraId="751C3C8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danger signs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574C27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0.095, 0.095, 0.095</w:t>
            </w:r>
          </w:p>
        </w:tc>
        <w:tc>
          <w:tcPr>
            <w:tcW w:w="3355" w:type="dxa"/>
            <w:vMerge/>
            <w:tcBorders>
              <w:top w:val="nil"/>
              <w:left w:val="single" w:sz="4" w:space="0" w:color="auto"/>
              <w:bottom w:val="single" w:sz="4" w:space="0" w:color="000000"/>
              <w:right w:val="single" w:sz="4" w:space="0" w:color="auto"/>
            </w:tcBorders>
            <w:vAlign w:val="center"/>
            <w:hideMark/>
          </w:tcPr>
          <w:p w14:paraId="1F9F7BA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p>
        </w:tc>
      </w:tr>
      <w:tr w:rsidR="000979B2" w:rsidRPr="002515AD" w14:paraId="7BCBFDC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EC1E87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prob_loss_of_appetite_adding_from_pleural_effusion</w:t>
            </w:r>
          </w:p>
        </w:tc>
        <w:tc>
          <w:tcPr>
            <w:tcW w:w="3402" w:type="dxa"/>
            <w:tcBorders>
              <w:top w:val="nil"/>
              <w:left w:val="nil"/>
              <w:bottom w:val="single" w:sz="4" w:space="0" w:color="auto"/>
              <w:right w:val="single" w:sz="4" w:space="0" w:color="auto"/>
            </w:tcBorders>
            <w:shd w:val="clear" w:color="auto" w:fill="auto"/>
            <w:hideMark/>
          </w:tcPr>
          <w:p w14:paraId="3FFFFC8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loss of ap</w:t>
            </w:r>
            <w:ins w:id="28" w:author="Colbourn, Tim" w:date="2021-03-01T14:07:00Z">
              <w:r>
                <w:rPr>
                  <w:rFonts w:eastAsia="Times New Roman" w:cs="Arial"/>
                  <w:sz w:val="20"/>
                  <w:szCs w:val="20"/>
                  <w:lang w:eastAsia="en-GB"/>
                </w:rPr>
                <w:t>p</w:t>
              </w:r>
            </w:ins>
            <w:r w:rsidRPr="002515AD">
              <w:rPr>
                <w:rFonts w:eastAsia="Times New Roman" w:cs="Arial"/>
                <w:sz w:val="20"/>
                <w:szCs w:val="20"/>
                <w:lang w:eastAsia="en-GB"/>
              </w:rPr>
              <w:t>etite developing in each uncomplicated ALRI disease</w:t>
            </w:r>
          </w:p>
        </w:tc>
        <w:tc>
          <w:tcPr>
            <w:tcW w:w="992" w:type="dxa"/>
            <w:tcBorders>
              <w:top w:val="nil"/>
              <w:left w:val="nil"/>
              <w:bottom w:val="single" w:sz="4" w:space="0" w:color="auto"/>
              <w:right w:val="single" w:sz="4" w:space="0" w:color="auto"/>
            </w:tcBorders>
            <w:shd w:val="clear" w:color="auto" w:fill="auto"/>
            <w:hideMark/>
          </w:tcPr>
          <w:p w14:paraId="5A8815C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31B8060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C3BDDF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BD2AC5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prob_loss_of_appetite_adding_from_empyema</w:t>
            </w:r>
          </w:p>
        </w:tc>
        <w:tc>
          <w:tcPr>
            <w:tcW w:w="3402" w:type="dxa"/>
            <w:tcBorders>
              <w:top w:val="nil"/>
              <w:left w:val="nil"/>
              <w:bottom w:val="single" w:sz="4" w:space="0" w:color="auto"/>
              <w:right w:val="single" w:sz="4" w:space="0" w:color="auto"/>
            </w:tcBorders>
            <w:shd w:val="clear" w:color="auto" w:fill="auto"/>
            <w:hideMark/>
          </w:tcPr>
          <w:p w14:paraId="3C29FCD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loss of ap</w:t>
            </w:r>
            <w:ins w:id="29" w:author="Colbourn, Tim" w:date="2021-03-01T14:07:00Z">
              <w:r>
                <w:rPr>
                  <w:rFonts w:eastAsia="Times New Roman" w:cs="Arial"/>
                  <w:sz w:val="20"/>
                  <w:szCs w:val="20"/>
                  <w:lang w:eastAsia="en-GB"/>
                </w:rPr>
                <w:t>p</w:t>
              </w:r>
            </w:ins>
            <w:r w:rsidRPr="002515AD">
              <w:rPr>
                <w:rFonts w:eastAsia="Times New Roman" w:cs="Arial"/>
                <w:sz w:val="20"/>
                <w:szCs w:val="20"/>
                <w:lang w:eastAsia="en-GB"/>
              </w:rPr>
              <w:t>etite developing due to empyema</w:t>
            </w:r>
          </w:p>
        </w:tc>
        <w:tc>
          <w:tcPr>
            <w:tcW w:w="992" w:type="dxa"/>
            <w:tcBorders>
              <w:top w:val="nil"/>
              <w:left w:val="nil"/>
              <w:bottom w:val="single" w:sz="4" w:space="0" w:color="auto"/>
              <w:right w:val="single" w:sz="4" w:space="0" w:color="auto"/>
            </w:tcBorders>
            <w:shd w:val="clear" w:color="auto" w:fill="auto"/>
            <w:hideMark/>
          </w:tcPr>
          <w:p w14:paraId="31D5944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9A64F4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44DAD2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FBFF72C"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prob_severe_respiratory_distress_adding_from_respiratory_failure</w:t>
            </w:r>
          </w:p>
        </w:tc>
        <w:tc>
          <w:tcPr>
            <w:tcW w:w="3402" w:type="dxa"/>
            <w:tcBorders>
              <w:top w:val="nil"/>
              <w:left w:val="nil"/>
              <w:bottom w:val="single" w:sz="4" w:space="0" w:color="auto"/>
              <w:right w:val="single" w:sz="4" w:space="0" w:color="auto"/>
            </w:tcBorders>
            <w:shd w:val="clear" w:color="auto" w:fill="auto"/>
            <w:hideMark/>
          </w:tcPr>
          <w:p w14:paraId="527A18A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severe respiratory distress developing due to respiratory failure</w:t>
            </w:r>
          </w:p>
        </w:tc>
        <w:tc>
          <w:tcPr>
            <w:tcW w:w="992" w:type="dxa"/>
            <w:tcBorders>
              <w:top w:val="nil"/>
              <w:left w:val="nil"/>
              <w:bottom w:val="single" w:sz="4" w:space="0" w:color="auto"/>
              <w:right w:val="single" w:sz="4" w:space="0" w:color="auto"/>
            </w:tcBorders>
            <w:shd w:val="clear" w:color="auto" w:fill="auto"/>
            <w:hideMark/>
          </w:tcPr>
          <w:p w14:paraId="31112F1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B4940F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E9E30A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2F97DC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prob_severe_respiratory_distress_adding_from_sepsis</w:t>
            </w:r>
          </w:p>
        </w:tc>
        <w:tc>
          <w:tcPr>
            <w:tcW w:w="3402" w:type="dxa"/>
            <w:tcBorders>
              <w:top w:val="nil"/>
              <w:left w:val="nil"/>
              <w:bottom w:val="single" w:sz="4" w:space="0" w:color="auto"/>
              <w:right w:val="single" w:sz="4" w:space="0" w:color="auto"/>
            </w:tcBorders>
            <w:shd w:val="clear" w:color="auto" w:fill="auto"/>
            <w:hideMark/>
          </w:tcPr>
          <w:p w14:paraId="685AFA6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severe respiratory distress developing due to sepsis</w:t>
            </w:r>
          </w:p>
        </w:tc>
        <w:tc>
          <w:tcPr>
            <w:tcW w:w="992" w:type="dxa"/>
            <w:tcBorders>
              <w:top w:val="nil"/>
              <w:left w:val="nil"/>
              <w:bottom w:val="single" w:sz="4" w:space="0" w:color="auto"/>
              <w:right w:val="single" w:sz="4" w:space="0" w:color="auto"/>
            </w:tcBorders>
            <w:shd w:val="clear" w:color="auto" w:fill="auto"/>
            <w:hideMark/>
          </w:tcPr>
          <w:p w14:paraId="0544595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2A24535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C92629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5BD872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days_between_treatment_and_cure</w:t>
            </w:r>
          </w:p>
        </w:tc>
        <w:tc>
          <w:tcPr>
            <w:tcW w:w="3402" w:type="dxa"/>
            <w:tcBorders>
              <w:top w:val="nil"/>
              <w:left w:val="nil"/>
              <w:bottom w:val="single" w:sz="4" w:space="0" w:color="auto"/>
              <w:right w:val="single" w:sz="4" w:space="0" w:color="auto"/>
            </w:tcBorders>
            <w:shd w:val="clear" w:color="auto" w:fill="auto"/>
            <w:hideMark/>
          </w:tcPr>
          <w:p w14:paraId="72F5DE9E"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days between treatment and resolving of symptoms</w:t>
            </w:r>
          </w:p>
        </w:tc>
        <w:tc>
          <w:tcPr>
            <w:tcW w:w="992" w:type="dxa"/>
            <w:tcBorders>
              <w:top w:val="nil"/>
              <w:left w:val="nil"/>
              <w:bottom w:val="single" w:sz="4" w:space="0" w:color="auto"/>
              <w:right w:val="single" w:sz="4" w:space="0" w:color="auto"/>
            </w:tcBorders>
            <w:shd w:val="clear" w:color="auto" w:fill="auto"/>
            <w:hideMark/>
          </w:tcPr>
          <w:p w14:paraId="5D6A473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10</w:t>
            </w:r>
          </w:p>
        </w:tc>
        <w:tc>
          <w:tcPr>
            <w:tcW w:w="3355" w:type="dxa"/>
            <w:tcBorders>
              <w:top w:val="nil"/>
              <w:left w:val="nil"/>
              <w:bottom w:val="single" w:sz="4" w:space="0" w:color="auto"/>
              <w:right w:val="single" w:sz="4" w:space="0" w:color="auto"/>
            </w:tcBorders>
            <w:shd w:val="clear" w:color="auto" w:fill="auto"/>
            <w:hideMark/>
          </w:tcPr>
          <w:p w14:paraId="513BC21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2D0EB3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6DC4FF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prob_chest_pain_adding_from_lung_abscess</w:t>
            </w:r>
          </w:p>
        </w:tc>
        <w:tc>
          <w:tcPr>
            <w:tcW w:w="3402" w:type="dxa"/>
            <w:tcBorders>
              <w:top w:val="nil"/>
              <w:left w:val="nil"/>
              <w:bottom w:val="single" w:sz="4" w:space="0" w:color="auto"/>
              <w:right w:val="single" w:sz="4" w:space="0" w:color="auto"/>
            </w:tcBorders>
            <w:shd w:val="clear" w:color="auto" w:fill="auto"/>
            <w:hideMark/>
          </w:tcPr>
          <w:p w14:paraId="1CF3560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lung abscess</w:t>
            </w:r>
          </w:p>
        </w:tc>
        <w:tc>
          <w:tcPr>
            <w:tcW w:w="992" w:type="dxa"/>
            <w:tcBorders>
              <w:top w:val="nil"/>
              <w:left w:val="nil"/>
              <w:bottom w:val="single" w:sz="4" w:space="0" w:color="auto"/>
              <w:right w:val="single" w:sz="4" w:space="0" w:color="auto"/>
            </w:tcBorders>
            <w:shd w:val="clear" w:color="auto" w:fill="auto"/>
            <w:hideMark/>
          </w:tcPr>
          <w:p w14:paraId="3E37E19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0D7688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3D27BF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3DD5CD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prob_tachypnoea_adding_from_lung_abscess</w:t>
            </w:r>
          </w:p>
        </w:tc>
        <w:tc>
          <w:tcPr>
            <w:tcW w:w="3402" w:type="dxa"/>
            <w:tcBorders>
              <w:top w:val="nil"/>
              <w:left w:val="nil"/>
              <w:bottom w:val="single" w:sz="4" w:space="0" w:color="auto"/>
              <w:right w:val="single" w:sz="4" w:space="0" w:color="auto"/>
            </w:tcBorders>
            <w:shd w:val="clear" w:color="auto" w:fill="auto"/>
            <w:hideMark/>
          </w:tcPr>
          <w:p w14:paraId="5E3FE66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tachypnoea developing due to lung abscess</w:t>
            </w:r>
          </w:p>
        </w:tc>
        <w:tc>
          <w:tcPr>
            <w:tcW w:w="992" w:type="dxa"/>
            <w:tcBorders>
              <w:top w:val="nil"/>
              <w:left w:val="nil"/>
              <w:bottom w:val="single" w:sz="4" w:space="0" w:color="auto"/>
              <w:right w:val="single" w:sz="4" w:space="0" w:color="auto"/>
            </w:tcBorders>
            <w:shd w:val="clear" w:color="auto" w:fill="auto"/>
            <w:hideMark/>
          </w:tcPr>
          <w:p w14:paraId="54768A4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2A4B577"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73A7BF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CEB3FA7"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prob_cough_sputum_adding_from_lung_abscess</w:t>
            </w:r>
          </w:p>
        </w:tc>
        <w:tc>
          <w:tcPr>
            <w:tcW w:w="3402" w:type="dxa"/>
            <w:tcBorders>
              <w:top w:val="nil"/>
              <w:left w:val="nil"/>
              <w:bottom w:val="single" w:sz="4" w:space="0" w:color="auto"/>
              <w:right w:val="single" w:sz="4" w:space="0" w:color="auto"/>
            </w:tcBorders>
            <w:shd w:val="clear" w:color="auto" w:fill="auto"/>
            <w:hideMark/>
          </w:tcPr>
          <w:p w14:paraId="07F599A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with sputum developing due to lung abscess</w:t>
            </w:r>
          </w:p>
        </w:tc>
        <w:tc>
          <w:tcPr>
            <w:tcW w:w="992" w:type="dxa"/>
            <w:tcBorders>
              <w:top w:val="nil"/>
              <w:left w:val="nil"/>
              <w:bottom w:val="single" w:sz="4" w:space="0" w:color="auto"/>
              <w:right w:val="single" w:sz="4" w:space="0" w:color="auto"/>
            </w:tcBorders>
            <w:shd w:val="clear" w:color="auto" w:fill="auto"/>
            <w:hideMark/>
          </w:tcPr>
          <w:p w14:paraId="74134C3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235ECF1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0B5260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9B1B24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prob_fever_adding_from_lung_abscess</w:t>
            </w:r>
          </w:p>
        </w:tc>
        <w:tc>
          <w:tcPr>
            <w:tcW w:w="3402" w:type="dxa"/>
            <w:tcBorders>
              <w:top w:val="nil"/>
              <w:left w:val="nil"/>
              <w:bottom w:val="single" w:sz="4" w:space="0" w:color="auto"/>
              <w:right w:val="single" w:sz="4" w:space="0" w:color="auto"/>
            </w:tcBorders>
            <w:shd w:val="clear" w:color="auto" w:fill="auto"/>
            <w:hideMark/>
          </w:tcPr>
          <w:p w14:paraId="6112276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lung abscess</w:t>
            </w:r>
          </w:p>
        </w:tc>
        <w:tc>
          <w:tcPr>
            <w:tcW w:w="992" w:type="dxa"/>
            <w:tcBorders>
              <w:top w:val="nil"/>
              <w:left w:val="nil"/>
              <w:bottom w:val="single" w:sz="4" w:space="0" w:color="auto"/>
              <w:right w:val="single" w:sz="4" w:space="0" w:color="auto"/>
            </w:tcBorders>
            <w:shd w:val="clear" w:color="auto" w:fill="auto"/>
            <w:hideMark/>
          </w:tcPr>
          <w:p w14:paraId="107FCA0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1756BC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F77F31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07FFDB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prob_hemoptysis_adding_from_lung_abscess</w:t>
            </w:r>
          </w:p>
        </w:tc>
        <w:tc>
          <w:tcPr>
            <w:tcW w:w="3402" w:type="dxa"/>
            <w:tcBorders>
              <w:top w:val="nil"/>
              <w:left w:val="nil"/>
              <w:bottom w:val="single" w:sz="4" w:space="0" w:color="auto"/>
              <w:right w:val="single" w:sz="4" w:space="0" w:color="auto"/>
            </w:tcBorders>
            <w:shd w:val="clear" w:color="auto" w:fill="auto"/>
            <w:hideMark/>
          </w:tcPr>
          <w:p w14:paraId="6934E09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hemoptysis developing due to lung abscess</w:t>
            </w:r>
          </w:p>
        </w:tc>
        <w:tc>
          <w:tcPr>
            <w:tcW w:w="992" w:type="dxa"/>
            <w:tcBorders>
              <w:top w:val="nil"/>
              <w:left w:val="nil"/>
              <w:bottom w:val="single" w:sz="4" w:space="0" w:color="auto"/>
              <w:right w:val="single" w:sz="4" w:space="0" w:color="auto"/>
            </w:tcBorders>
            <w:shd w:val="clear" w:color="auto" w:fill="auto"/>
            <w:hideMark/>
          </w:tcPr>
          <w:p w14:paraId="2C98166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19F832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2CFB35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7B5BDD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prob_weight_loss_adding_from_lung_abscess</w:t>
            </w:r>
          </w:p>
        </w:tc>
        <w:tc>
          <w:tcPr>
            <w:tcW w:w="3402" w:type="dxa"/>
            <w:tcBorders>
              <w:top w:val="nil"/>
              <w:left w:val="nil"/>
              <w:bottom w:val="single" w:sz="4" w:space="0" w:color="auto"/>
              <w:right w:val="single" w:sz="4" w:space="0" w:color="auto"/>
            </w:tcBorders>
            <w:shd w:val="clear" w:color="auto" w:fill="auto"/>
            <w:hideMark/>
          </w:tcPr>
          <w:p w14:paraId="12404D4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weight loss developing due to lung abscess</w:t>
            </w:r>
          </w:p>
        </w:tc>
        <w:tc>
          <w:tcPr>
            <w:tcW w:w="992" w:type="dxa"/>
            <w:tcBorders>
              <w:top w:val="nil"/>
              <w:left w:val="nil"/>
              <w:bottom w:val="single" w:sz="4" w:space="0" w:color="auto"/>
              <w:right w:val="single" w:sz="4" w:space="0" w:color="auto"/>
            </w:tcBorders>
            <w:shd w:val="clear" w:color="auto" w:fill="auto"/>
            <w:hideMark/>
          </w:tcPr>
          <w:p w14:paraId="47E064F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68F4ED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A6C0B9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520F84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prob_tachycardia_adding_from_lung_abscess</w:t>
            </w:r>
          </w:p>
        </w:tc>
        <w:tc>
          <w:tcPr>
            <w:tcW w:w="3402" w:type="dxa"/>
            <w:tcBorders>
              <w:top w:val="nil"/>
              <w:left w:val="nil"/>
              <w:bottom w:val="single" w:sz="4" w:space="0" w:color="auto"/>
              <w:right w:val="single" w:sz="4" w:space="0" w:color="auto"/>
            </w:tcBorders>
            <w:shd w:val="clear" w:color="auto" w:fill="auto"/>
            <w:hideMark/>
          </w:tcPr>
          <w:p w14:paraId="4CE0F76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tachycardia developing due to lung abscess</w:t>
            </w:r>
          </w:p>
        </w:tc>
        <w:tc>
          <w:tcPr>
            <w:tcW w:w="992" w:type="dxa"/>
            <w:tcBorders>
              <w:top w:val="nil"/>
              <w:left w:val="nil"/>
              <w:bottom w:val="single" w:sz="4" w:space="0" w:color="auto"/>
              <w:right w:val="single" w:sz="4" w:space="0" w:color="auto"/>
            </w:tcBorders>
            <w:shd w:val="clear" w:color="auto" w:fill="auto"/>
            <w:hideMark/>
          </w:tcPr>
          <w:p w14:paraId="6D7F4AA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76009F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B7AFD34"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E05BA8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prob_chest_pain_adding_from_pleural_effusion</w:t>
            </w:r>
          </w:p>
        </w:tc>
        <w:tc>
          <w:tcPr>
            <w:tcW w:w="3402" w:type="dxa"/>
            <w:tcBorders>
              <w:top w:val="nil"/>
              <w:left w:val="nil"/>
              <w:bottom w:val="single" w:sz="4" w:space="0" w:color="auto"/>
              <w:right w:val="single" w:sz="4" w:space="0" w:color="auto"/>
            </w:tcBorders>
            <w:shd w:val="clear" w:color="auto" w:fill="auto"/>
            <w:hideMark/>
          </w:tcPr>
          <w:p w14:paraId="2CD0E37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pleural effusion</w:t>
            </w:r>
          </w:p>
        </w:tc>
        <w:tc>
          <w:tcPr>
            <w:tcW w:w="992" w:type="dxa"/>
            <w:tcBorders>
              <w:top w:val="nil"/>
              <w:left w:val="nil"/>
              <w:bottom w:val="single" w:sz="4" w:space="0" w:color="auto"/>
              <w:right w:val="single" w:sz="4" w:space="0" w:color="auto"/>
            </w:tcBorders>
            <w:shd w:val="clear" w:color="auto" w:fill="auto"/>
            <w:hideMark/>
          </w:tcPr>
          <w:p w14:paraId="64B34F0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DECAB7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2E057D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085068D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prob_cough_sputum_adding_from_pleural_effusion</w:t>
            </w:r>
          </w:p>
        </w:tc>
        <w:tc>
          <w:tcPr>
            <w:tcW w:w="3402" w:type="dxa"/>
            <w:tcBorders>
              <w:top w:val="nil"/>
              <w:left w:val="nil"/>
              <w:bottom w:val="single" w:sz="4" w:space="0" w:color="auto"/>
              <w:right w:val="single" w:sz="4" w:space="0" w:color="auto"/>
            </w:tcBorders>
            <w:shd w:val="clear" w:color="auto" w:fill="auto"/>
            <w:hideMark/>
          </w:tcPr>
          <w:p w14:paraId="0FD3D03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with sputum developing due to pleural effusion</w:t>
            </w:r>
          </w:p>
        </w:tc>
        <w:tc>
          <w:tcPr>
            <w:tcW w:w="992" w:type="dxa"/>
            <w:tcBorders>
              <w:top w:val="nil"/>
              <w:left w:val="nil"/>
              <w:bottom w:val="single" w:sz="4" w:space="0" w:color="auto"/>
              <w:right w:val="single" w:sz="4" w:space="0" w:color="auto"/>
            </w:tcBorders>
            <w:shd w:val="clear" w:color="auto" w:fill="auto"/>
            <w:hideMark/>
          </w:tcPr>
          <w:p w14:paraId="4BE8617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2CF0F47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D76972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395E92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lastRenderedPageBreak/>
              <w:t>prob_fever_adding_from_pleural_effusion</w:t>
            </w:r>
          </w:p>
        </w:tc>
        <w:tc>
          <w:tcPr>
            <w:tcW w:w="3402" w:type="dxa"/>
            <w:tcBorders>
              <w:top w:val="nil"/>
              <w:left w:val="nil"/>
              <w:bottom w:val="single" w:sz="4" w:space="0" w:color="auto"/>
              <w:right w:val="single" w:sz="4" w:space="0" w:color="auto"/>
            </w:tcBorders>
            <w:shd w:val="clear" w:color="auto" w:fill="auto"/>
            <w:hideMark/>
          </w:tcPr>
          <w:p w14:paraId="091E8385"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pleural effusion</w:t>
            </w:r>
          </w:p>
        </w:tc>
        <w:tc>
          <w:tcPr>
            <w:tcW w:w="992" w:type="dxa"/>
            <w:tcBorders>
              <w:top w:val="nil"/>
              <w:left w:val="nil"/>
              <w:bottom w:val="single" w:sz="4" w:space="0" w:color="auto"/>
              <w:right w:val="single" w:sz="4" w:space="0" w:color="auto"/>
            </w:tcBorders>
            <w:shd w:val="clear" w:color="auto" w:fill="auto"/>
            <w:hideMark/>
          </w:tcPr>
          <w:p w14:paraId="72A82C9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38C30A8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12EA38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991BE6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prob_difficult_breathing_adding_from_pleural_effusion</w:t>
            </w:r>
          </w:p>
        </w:tc>
        <w:tc>
          <w:tcPr>
            <w:tcW w:w="3402" w:type="dxa"/>
            <w:tcBorders>
              <w:top w:val="nil"/>
              <w:left w:val="nil"/>
              <w:bottom w:val="single" w:sz="4" w:space="0" w:color="auto"/>
              <w:right w:val="single" w:sz="4" w:space="0" w:color="auto"/>
            </w:tcBorders>
            <w:shd w:val="clear" w:color="auto" w:fill="auto"/>
            <w:hideMark/>
          </w:tcPr>
          <w:p w14:paraId="2741A22D"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difficulty in breathing developing due to pleural effusion</w:t>
            </w:r>
          </w:p>
        </w:tc>
        <w:tc>
          <w:tcPr>
            <w:tcW w:w="992" w:type="dxa"/>
            <w:tcBorders>
              <w:top w:val="nil"/>
              <w:left w:val="nil"/>
              <w:bottom w:val="single" w:sz="4" w:space="0" w:color="auto"/>
              <w:right w:val="single" w:sz="4" w:space="0" w:color="auto"/>
            </w:tcBorders>
            <w:shd w:val="clear" w:color="auto" w:fill="auto"/>
            <w:hideMark/>
          </w:tcPr>
          <w:p w14:paraId="1BF7536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A47024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4906AA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543335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prob_chest_pain_adding_from_empyema</w:t>
            </w:r>
          </w:p>
        </w:tc>
        <w:tc>
          <w:tcPr>
            <w:tcW w:w="3402" w:type="dxa"/>
            <w:tcBorders>
              <w:top w:val="nil"/>
              <w:left w:val="nil"/>
              <w:bottom w:val="single" w:sz="4" w:space="0" w:color="auto"/>
              <w:right w:val="single" w:sz="4" w:space="0" w:color="auto"/>
            </w:tcBorders>
            <w:shd w:val="clear" w:color="auto" w:fill="auto"/>
            <w:hideMark/>
          </w:tcPr>
          <w:p w14:paraId="3E15D2F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empyema</w:t>
            </w:r>
          </w:p>
        </w:tc>
        <w:tc>
          <w:tcPr>
            <w:tcW w:w="992" w:type="dxa"/>
            <w:tcBorders>
              <w:top w:val="nil"/>
              <w:left w:val="nil"/>
              <w:bottom w:val="single" w:sz="4" w:space="0" w:color="auto"/>
              <w:right w:val="single" w:sz="4" w:space="0" w:color="auto"/>
            </w:tcBorders>
            <w:shd w:val="clear" w:color="auto" w:fill="auto"/>
            <w:hideMark/>
          </w:tcPr>
          <w:p w14:paraId="664B54A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2FC4FD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3CDF57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359AB9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prob_cough_sputum_adding_from_empyema</w:t>
            </w:r>
          </w:p>
        </w:tc>
        <w:tc>
          <w:tcPr>
            <w:tcW w:w="3402" w:type="dxa"/>
            <w:tcBorders>
              <w:top w:val="nil"/>
              <w:left w:val="nil"/>
              <w:bottom w:val="single" w:sz="4" w:space="0" w:color="auto"/>
              <w:right w:val="single" w:sz="4" w:space="0" w:color="auto"/>
            </w:tcBorders>
            <w:shd w:val="clear" w:color="auto" w:fill="auto"/>
            <w:hideMark/>
          </w:tcPr>
          <w:p w14:paraId="6218AEE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cough with sputum developing due to empyema</w:t>
            </w:r>
          </w:p>
        </w:tc>
        <w:tc>
          <w:tcPr>
            <w:tcW w:w="992" w:type="dxa"/>
            <w:tcBorders>
              <w:top w:val="nil"/>
              <w:left w:val="nil"/>
              <w:bottom w:val="single" w:sz="4" w:space="0" w:color="auto"/>
              <w:right w:val="single" w:sz="4" w:space="0" w:color="auto"/>
            </w:tcBorders>
            <w:shd w:val="clear" w:color="auto" w:fill="auto"/>
            <w:hideMark/>
          </w:tcPr>
          <w:p w14:paraId="67FA8EB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242B2B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CC5A63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F4E7C7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prob_fever_adding_from_empyema</w:t>
            </w:r>
          </w:p>
        </w:tc>
        <w:tc>
          <w:tcPr>
            <w:tcW w:w="3402" w:type="dxa"/>
            <w:tcBorders>
              <w:top w:val="nil"/>
              <w:left w:val="nil"/>
              <w:bottom w:val="single" w:sz="4" w:space="0" w:color="auto"/>
              <w:right w:val="single" w:sz="4" w:space="0" w:color="auto"/>
            </w:tcBorders>
            <w:shd w:val="clear" w:color="auto" w:fill="auto"/>
            <w:hideMark/>
          </w:tcPr>
          <w:p w14:paraId="7108ED5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empyema</w:t>
            </w:r>
          </w:p>
        </w:tc>
        <w:tc>
          <w:tcPr>
            <w:tcW w:w="992" w:type="dxa"/>
            <w:tcBorders>
              <w:top w:val="nil"/>
              <w:left w:val="nil"/>
              <w:bottom w:val="single" w:sz="4" w:space="0" w:color="auto"/>
              <w:right w:val="single" w:sz="4" w:space="0" w:color="auto"/>
            </w:tcBorders>
            <w:shd w:val="clear" w:color="auto" w:fill="auto"/>
            <w:hideMark/>
          </w:tcPr>
          <w:p w14:paraId="7E85165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2B6E03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62FECE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586FB0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prob_respiratory_distress_adding_from_empyema</w:t>
            </w:r>
          </w:p>
        </w:tc>
        <w:tc>
          <w:tcPr>
            <w:tcW w:w="3402" w:type="dxa"/>
            <w:tcBorders>
              <w:top w:val="nil"/>
              <w:left w:val="nil"/>
              <w:bottom w:val="single" w:sz="4" w:space="0" w:color="auto"/>
              <w:right w:val="single" w:sz="4" w:space="0" w:color="auto"/>
            </w:tcBorders>
            <w:shd w:val="clear" w:color="auto" w:fill="auto"/>
            <w:hideMark/>
          </w:tcPr>
          <w:p w14:paraId="3658197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respiratory distress developing due to empyema</w:t>
            </w:r>
          </w:p>
        </w:tc>
        <w:tc>
          <w:tcPr>
            <w:tcW w:w="992" w:type="dxa"/>
            <w:tcBorders>
              <w:top w:val="nil"/>
              <w:left w:val="nil"/>
              <w:bottom w:val="single" w:sz="4" w:space="0" w:color="auto"/>
              <w:right w:val="single" w:sz="4" w:space="0" w:color="auto"/>
            </w:tcBorders>
            <w:shd w:val="clear" w:color="auto" w:fill="auto"/>
            <w:hideMark/>
          </w:tcPr>
          <w:p w14:paraId="6CD6151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BF30C6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E331D0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79FAB1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prob_chest_pain_adding_from_pneumothorax</w:t>
            </w:r>
          </w:p>
        </w:tc>
        <w:tc>
          <w:tcPr>
            <w:tcW w:w="3402" w:type="dxa"/>
            <w:tcBorders>
              <w:top w:val="nil"/>
              <w:left w:val="nil"/>
              <w:bottom w:val="single" w:sz="4" w:space="0" w:color="auto"/>
              <w:right w:val="single" w:sz="4" w:space="0" w:color="auto"/>
            </w:tcBorders>
            <w:shd w:val="clear" w:color="auto" w:fill="auto"/>
            <w:hideMark/>
          </w:tcPr>
          <w:p w14:paraId="2373570A"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chest pain developing due to pneumothorax</w:t>
            </w:r>
          </w:p>
        </w:tc>
        <w:tc>
          <w:tcPr>
            <w:tcW w:w="992" w:type="dxa"/>
            <w:tcBorders>
              <w:top w:val="nil"/>
              <w:left w:val="nil"/>
              <w:bottom w:val="single" w:sz="4" w:space="0" w:color="auto"/>
              <w:right w:val="single" w:sz="4" w:space="0" w:color="auto"/>
            </w:tcBorders>
            <w:shd w:val="clear" w:color="auto" w:fill="auto"/>
            <w:hideMark/>
          </w:tcPr>
          <w:p w14:paraId="1ADEF1A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5E85C8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ECACE91"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9EDA25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prob_cyanosis_adding_from_pneumothorax</w:t>
            </w:r>
          </w:p>
        </w:tc>
        <w:tc>
          <w:tcPr>
            <w:tcW w:w="3402" w:type="dxa"/>
            <w:tcBorders>
              <w:top w:val="nil"/>
              <w:left w:val="nil"/>
              <w:bottom w:val="single" w:sz="4" w:space="0" w:color="auto"/>
              <w:right w:val="single" w:sz="4" w:space="0" w:color="auto"/>
            </w:tcBorders>
            <w:shd w:val="clear" w:color="auto" w:fill="auto"/>
            <w:hideMark/>
          </w:tcPr>
          <w:p w14:paraId="6C797C6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cyanosis developing due to pneumothorax</w:t>
            </w:r>
          </w:p>
        </w:tc>
        <w:tc>
          <w:tcPr>
            <w:tcW w:w="992" w:type="dxa"/>
            <w:tcBorders>
              <w:top w:val="nil"/>
              <w:left w:val="nil"/>
              <w:bottom w:val="single" w:sz="4" w:space="0" w:color="auto"/>
              <w:right w:val="single" w:sz="4" w:space="0" w:color="auto"/>
            </w:tcBorders>
            <w:shd w:val="clear" w:color="auto" w:fill="auto"/>
            <w:hideMark/>
          </w:tcPr>
          <w:p w14:paraId="0BA6805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D966C7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44650C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5636E4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prob_tachycardia_adding_from_pneumothorax</w:t>
            </w:r>
          </w:p>
        </w:tc>
        <w:tc>
          <w:tcPr>
            <w:tcW w:w="3402" w:type="dxa"/>
            <w:tcBorders>
              <w:top w:val="nil"/>
              <w:left w:val="nil"/>
              <w:bottom w:val="single" w:sz="4" w:space="0" w:color="auto"/>
              <w:right w:val="single" w:sz="4" w:space="0" w:color="auto"/>
            </w:tcBorders>
            <w:shd w:val="clear" w:color="auto" w:fill="auto"/>
            <w:hideMark/>
          </w:tcPr>
          <w:p w14:paraId="7289D52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tachycardia developing due to pneumothorax</w:t>
            </w:r>
          </w:p>
        </w:tc>
        <w:tc>
          <w:tcPr>
            <w:tcW w:w="992" w:type="dxa"/>
            <w:tcBorders>
              <w:top w:val="nil"/>
              <w:left w:val="nil"/>
              <w:bottom w:val="single" w:sz="4" w:space="0" w:color="auto"/>
              <w:right w:val="single" w:sz="4" w:space="0" w:color="auto"/>
            </w:tcBorders>
            <w:shd w:val="clear" w:color="auto" w:fill="auto"/>
            <w:hideMark/>
          </w:tcPr>
          <w:p w14:paraId="2CC3510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C091A6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D96670E"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895FC6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prob_difficult_breathing_adding_from_pneumothorax</w:t>
            </w:r>
          </w:p>
        </w:tc>
        <w:tc>
          <w:tcPr>
            <w:tcW w:w="3402" w:type="dxa"/>
            <w:tcBorders>
              <w:top w:val="nil"/>
              <w:left w:val="nil"/>
              <w:bottom w:val="single" w:sz="4" w:space="0" w:color="auto"/>
              <w:right w:val="single" w:sz="4" w:space="0" w:color="auto"/>
            </w:tcBorders>
            <w:shd w:val="clear" w:color="auto" w:fill="auto"/>
            <w:hideMark/>
          </w:tcPr>
          <w:p w14:paraId="2D01871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difficulty in breathing developing due to pneumothorax</w:t>
            </w:r>
          </w:p>
        </w:tc>
        <w:tc>
          <w:tcPr>
            <w:tcW w:w="992" w:type="dxa"/>
            <w:tcBorders>
              <w:top w:val="nil"/>
              <w:left w:val="nil"/>
              <w:bottom w:val="single" w:sz="4" w:space="0" w:color="auto"/>
              <w:right w:val="single" w:sz="4" w:space="0" w:color="auto"/>
            </w:tcBorders>
            <w:shd w:val="clear" w:color="auto" w:fill="auto"/>
            <w:hideMark/>
          </w:tcPr>
          <w:p w14:paraId="2EA743C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1DF463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69670EB"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DFC5636"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prob_fatigue_adding_from_pneumothorax</w:t>
            </w:r>
          </w:p>
        </w:tc>
        <w:tc>
          <w:tcPr>
            <w:tcW w:w="3402" w:type="dxa"/>
            <w:tcBorders>
              <w:top w:val="nil"/>
              <w:left w:val="nil"/>
              <w:bottom w:val="single" w:sz="4" w:space="0" w:color="auto"/>
              <w:right w:val="single" w:sz="4" w:space="0" w:color="auto"/>
            </w:tcBorders>
            <w:shd w:val="clear" w:color="auto" w:fill="auto"/>
            <w:hideMark/>
          </w:tcPr>
          <w:p w14:paraId="74840C16"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fatigue developing due to pneumothorax</w:t>
            </w:r>
          </w:p>
        </w:tc>
        <w:tc>
          <w:tcPr>
            <w:tcW w:w="992" w:type="dxa"/>
            <w:tcBorders>
              <w:top w:val="nil"/>
              <w:left w:val="nil"/>
              <w:bottom w:val="single" w:sz="4" w:space="0" w:color="auto"/>
              <w:right w:val="single" w:sz="4" w:space="0" w:color="auto"/>
            </w:tcBorders>
            <w:shd w:val="clear" w:color="auto" w:fill="auto"/>
            <w:hideMark/>
          </w:tcPr>
          <w:p w14:paraId="08D0AA3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81EF47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2C624E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476DDD5"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prob_decreased_chest_movement_adding_from_pneumothorax</w:t>
            </w:r>
          </w:p>
        </w:tc>
        <w:tc>
          <w:tcPr>
            <w:tcW w:w="3402" w:type="dxa"/>
            <w:tcBorders>
              <w:top w:val="nil"/>
              <w:left w:val="nil"/>
              <w:bottom w:val="single" w:sz="4" w:space="0" w:color="auto"/>
              <w:right w:val="single" w:sz="4" w:space="0" w:color="auto"/>
            </w:tcBorders>
            <w:shd w:val="clear" w:color="auto" w:fill="auto"/>
            <w:hideMark/>
          </w:tcPr>
          <w:p w14:paraId="4F2914E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decreased chest movement due to pneumothorax</w:t>
            </w:r>
          </w:p>
        </w:tc>
        <w:tc>
          <w:tcPr>
            <w:tcW w:w="992" w:type="dxa"/>
            <w:tcBorders>
              <w:top w:val="nil"/>
              <w:left w:val="nil"/>
              <w:bottom w:val="single" w:sz="4" w:space="0" w:color="auto"/>
              <w:right w:val="single" w:sz="4" w:space="0" w:color="auto"/>
            </w:tcBorders>
            <w:shd w:val="clear" w:color="auto" w:fill="auto"/>
            <w:hideMark/>
          </w:tcPr>
          <w:p w14:paraId="7613208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6D2DF1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2404FFD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682120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prob_difficult_breathing_adding_from_respiratory_failure</w:t>
            </w:r>
          </w:p>
        </w:tc>
        <w:tc>
          <w:tcPr>
            <w:tcW w:w="3402" w:type="dxa"/>
            <w:tcBorders>
              <w:top w:val="nil"/>
              <w:left w:val="nil"/>
              <w:bottom w:val="single" w:sz="4" w:space="0" w:color="auto"/>
              <w:right w:val="single" w:sz="4" w:space="0" w:color="auto"/>
            </w:tcBorders>
            <w:shd w:val="clear" w:color="auto" w:fill="auto"/>
            <w:hideMark/>
          </w:tcPr>
          <w:p w14:paraId="36F9557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difficulty in breathing developing due to respiratory failure</w:t>
            </w:r>
          </w:p>
        </w:tc>
        <w:tc>
          <w:tcPr>
            <w:tcW w:w="992" w:type="dxa"/>
            <w:tcBorders>
              <w:top w:val="nil"/>
              <w:left w:val="nil"/>
              <w:bottom w:val="single" w:sz="4" w:space="0" w:color="auto"/>
              <w:right w:val="single" w:sz="4" w:space="0" w:color="auto"/>
            </w:tcBorders>
            <w:shd w:val="clear" w:color="auto" w:fill="auto"/>
            <w:hideMark/>
          </w:tcPr>
          <w:p w14:paraId="1650199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9F340A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2BF713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ED8CB60"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prob_cyanosis_adding_from_respiratory_failure</w:t>
            </w:r>
          </w:p>
        </w:tc>
        <w:tc>
          <w:tcPr>
            <w:tcW w:w="3402" w:type="dxa"/>
            <w:tcBorders>
              <w:top w:val="nil"/>
              <w:left w:val="nil"/>
              <w:bottom w:val="single" w:sz="4" w:space="0" w:color="auto"/>
              <w:right w:val="single" w:sz="4" w:space="0" w:color="auto"/>
            </w:tcBorders>
            <w:shd w:val="clear" w:color="auto" w:fill="auto"/>
            <w:hideMark/>
          </w:tcPr>
          <w:p w14:paraId="0DFF190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cyanosis developing due to respiratory failure</w:t>
            </w:r>
          </w:p>
        </w:tc>
        <w:tc>
          <w:tcPr>
            <w:tcW w:w="992" w:type="dxa"/>
            <w:tcBorders>
              <w:top w:val="nil"/>
              <w:left w:val="nil"/>
              <w:bottom w:val="single" w:sz="4" w:space="0" w:color="auto"/>
              <w:right w:val="single" w:sz="4" w:space="0" w:color="auto"/>
            </w:tcBorders>
            <w:shd w:val="clear" w:color="auto" w:fill="auto"/>
            <w:hideMark/>
          </w:tcPr>
          <w:p w14:paraId="0E6F5AB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0F8C58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76ACF4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56801C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prob_tachypnoea_adding_from_respiratory_failure</w:t>
            </w:r>
          </w:p>
        </w:tc>
        <w:tc>
          <w:tcPr>
            <w:tcW w:w="3402" w:type="dxa"/>
            <w:tcBorders>
              <w:top w:val="nil"/>
              <w:left w:val="nil"/>
              <w:bottom w:val="single" w:sz="4" w:space="0" w:color="auto"/>
              <w:right w:val="single" w:sz="4" w:space="0" w:color="auto"/>
            </w:tcBorders>
            <w:shd w:val="clear" w:color="auto" w:fill="auto"/>
            <w:hideMark/>
          </w:tcPr>
          <w:p w14:paraId="4219409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tachypnoea developing due to respiratory failure</w:t>
            </w:r>
          </w:p>
        </w:tc>
        <w:tc>
          <w:tcPr>
            <w:tcW w:w="992" w:type="dxa"/>
            <w:tcBorders>
              <w:top w:val="nil"/>
              <w:left w:val="nil"/>
              <w:bottom w:val="single" w:sz="4" w:space="0" w:color="auto"/>
              <w:right w:val="single" w:sz="4" w:space="0" w:color="auto"/>
            </w:tcBorders>
            <w:shd w:val="clear" w:color="auto" w:fill="auto"/>
            <w:hideMark/>
          </w:tcPr>
          <w:p w14:paraId="5DCF4F5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522E9A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6D8753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79FFE83"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prob_tachycardia_adding_from_respiratory_failure</w:t>
            </w:r>
          </w:p>
        </w:tc>
        <w:tc>
          <w:tcPr>
            <w:tcW w:w="3402" w:type="dxa"/>
            <w:tcBorders>
              <w:top w:val="nil"/>
              <w:left w:val="nil"/>
              <w:bottom w:val="single" w:sz="4" w:space="0" w:color="auto"/>
              <w:right w:val="single" w:sz="4" w:space="0" w:color="auto"/>
            </w:tcBorders>
            <w:shd w:val="clear" w:color="auto" w:fill="auto"/>
            <w:hideMark/>
          </w:tcPr>
          <w:p w14:paraId="0FF3C84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tachycardia developing due to respiratory failure</w:t>
            </w:r>
          </w:p>
        </w:tc>
        <w:tc>
          <w:tcPr>
            <w:tcW w:w="992" w:type="dxa"/>
            <w:tcBorders>
              <w:top w:val="nil"/>
              <w:left w:val="nil"/>
              <w:bottom w:val="single" w:sz="4" w:space="0" w:color="auto"/>
              <w:right w:val="single" w:sz="4" w:space="0" w:color="auto"/>
            </w:tcBorders>
            <w:shd w:val="clear" w:color="auto" w:fill="auto"/>
            <w:hideMark/>
          </w:tcPr>
          <w:p w14:paraId="1655FED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C1F464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270C19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9150A2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prob_lethargy_adding_from_respiratory_failure</w:t>
            </w:r>
          </w:p>
        </w:tc>
        <w:tc>
          <w:tcPr>
            <w:tcW w:w="3402" w:type="dxa"/>
            <w:tcBorders>
              <w:top w:val="nil"/>
              <w:left w:val="nil"/>
              <w:bottom w:val="single" w:sz="4" w:space="0" w:color="auto"/>
              <w:right w:val="single" w:sz="4" w:space="0" w:color="auto"/>
            </w:tcBorders>
            <w:shd w:val="clear" w:color="auto" w:fill="auto"/>
            <w:hideMark/>
          </w:tcPr>
          <w:p w14:paraId="47337832"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lethargy developing due to respiratory failure</w:t>
            </w:r>
          </w:p>
        </w:tc>
        <w:tc>
          <w:tcPr>
            <w:tcW w:w="992" w:type="dxa"/>
            <w:tcBorders>
              <w:top w:val="nil"/>
              <w:left w:val="nil"/>
              <w:bottom w:val="single" w:sz="4" w:space="0" w:color="auto"/>
              <w:right w:val="single" w:sz="4" w:space="0" w:color="auto"/>
            </w:tcBorders>
            <w:shd w:val="clear" w:color="auto" w:fill="auto"/>
            <w:hideMark/>
          </w:tcPr>
          <w:p w14:paraId="1C9703F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87EC5A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6E2BDA0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ABF098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prob_restlessness_adding_from_respiratory_failure</w:t>
            </w:r>
          </w:p>
        </w:tc>
        <w:tc>
          <w:tcPr>
            <w:tcW w:w="3402" w:type="dxa"/>
            <w:tcBorders>
              <w:top w:val="nil"/>
              <w:left w:val="nil"/>
              <w:bottom w:val="single" w:sz="4" w:space="0" w:color="auto"/>
              <w:right w:val="single" w:sz="4" w:space="0" w:color="auto"/>
            </w:tcBorders>
            <w:shd w:val="clear" w:color="auto" w:fill="auto"/>
            <w:hideMark/>
          </w:tcPr>
          <w:p w14:paraId="2DDE6EAB"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restlessness developing due to respiratory failure</w:t>
            </w:r>
          </w:p>
        </w:tc>
        <w:tc>
          <w:tcPr>
            <w:tcW w:w="992" w:type="dxa"/>
            <w:tcBorders>
              <w:top w:val="nil"/>
              <w:left w:val="nil"/>
              <w:bottom w:val="single" w:sz="4" w:space="0" w:color="auto"/>
              <w:right w:val="single" w:sz="4" w:space="0" w:color="auto"/>
            </w:tcBorders>
            <w:shd w:val="clear" w:color="auto" w:fill="auto"/>
            <w:hideMark/>
          </w:tcPr>
          <w:p w14:paraId="4948670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9A5F16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4B2E3A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358536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prob_fever_adding_from_sepsis</w:t>
            </w:r>
          </w:p>
        </w:tc>
        <w:tc>
          <w:tcPr>
            <w:tcW w:w="3402" w:type="dxa"/>
            <w:tcBorders>
              <w:top w:val="nil"/>
              <w:left w:val="nil"/>
              <w:bottom w:val="single" w:sz="4" w:space="0" w:color="auto"/>
              <w:right w:val="single" w:sz="4" w:space="0" w:color="auto"/>
            </w:tcBorders>
            <w:shd w:val="clear" w:color="auto" w:fill="auto"/>
            <w:hideMark/>
          </w:tcPr>
          <w:p w14:paraId="0E85537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sepsis</w:t>
            </w:r>
          </w:p>
        </w:tc>
        <w:tc>
          <w:tcPr>
            <w:tcW w:w="992" w:type="dxa"/>
            <w:tcBorders>
              <w:top w:val="nil"/>
              <w:left w:val="nil"/>
              <w:bottom w:val="single" w:sz="4" w:space="0" w:color="auto"/>
              <w:right w:val="single" w:sz="4" w:space="0" w:color="auto"/>
            </w:tcBorders>
            <w:shd w:val="clear" w:color="auto" w:fill="auto"/>
            <w:hideMark/>
          </w:tcPr>
          <w:p w14:paraId="2BDEDD8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FE58F3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F40B8F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DD5496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prob_fatigue_adding_from_sepsis</w:t>
            </w:r>
          </w:p>
        </w:tc>
        <w:tc>
          <w:tcPr>
            <w:tcW w:w="3402" w:type="dxa"/>
            <w:tcBorders>
              <w:top w:val="nil"/>
              <w:left w:val="nil"/>
              <w:bottom w:val="single" w:sz="4" w:space="0" w:color="auto"/>
              <w:right w:val="single" w:sz="4" w:space="0" w:color="auto"/>
            </w:tcBorders>
            <w:shd w:val="clear" w:color="auto" w:fill="auto"/>
            <w:hideMark/>
          </w:tcPr>
          <w:p w14:paraId="1A6CC67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fatigue developing due to sepsis</w:t>
            </w:r>
          </w:p>
        </w:tc>
        <w:tc>
          <w:tcPr>
            <w:tcW w:w="992" w:type="dxa"/>
            <w:tcBorders>
              <w:top w:val="nil"/>
              <w:left w:val="nil"/>
              <w:bottom w:val="single" w:sz="4" w:space="0" w:color="auto"/>
              <w:right w:val="single" w:sz="4" w:space="0" w:color="auto"/>
            </w:tcBorders>
            <w:shd w:val="clear" w:color="auto" w:fill="auto"/>
            <w:hideMark/>
          </w:tcPr>
          <w:p w14:paraId="5A05730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E19CFA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05E8DC7"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1041659"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prob_tachypnoea_adding_from_sepsis</w:t>
            </w:r>
          </w:p>
        </w:tc>
        <w:tc>
          <w:tcPr>
            <w:tcW w:w="3402" w:type="dxa"/>
            <w:tcBorders>
              <w:top w:val="nil"/>
              <w:left w:val="nil"/>
              <w:bottom w:val="single" w:sz="4" w:space="0" w:color="auto"/>
              <w:right w:val="single" w:sz="4" w:space="0" w:color="auto"/>
            </w:tcBorders>
            <w:shd w:val="clear" w:color="auto" w:fill="auto"/>
            <w:hideMark/>
          </w:tcPr>
          <w:p w14:paraId="24DA268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tachypnoea developing due to sepsis</w:t>
            </w:r>
          </w:p>
        </w:tc>
        <w:tc>
          <w:tcPr>
            <w:tcW w:w="992" w:type="dxa"/>
            <w:tcBorders>
              <w:top w:val="nil"/>
              <w:left w:val="nil"/>
              <w:bottom w:val="single" w:sz="4" w:space="0" w:color="auto"/>
              <w:right w:val="single" w:sz="4" w:space="0" w:color="auto"/>
            </w:tcBorders>
            <w:shd w:val="clear" w:color="auto" w:fill="auto"/>
            <w:hideMark/>
          </w:tcPr>
          <w:p w14:paraId="6004ECD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37FF189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E7F5EB7"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671E4F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prob_lethargy_adding_from_sepsis</w:t>
            </w:r>
          </w:p>
        </w:tc>
        <w:tc>
          <w:tcPr>
            <w:tcW w:w="3402" w:type="dxa"/>
            <w:tcBorders>
              <w:top w:val="nil"/>
              <w:left w:val="nil"/>
              <w:bottom w:val="single" w:sz="4" w:space="0" w:color="auto"/>
              <w:right w:val="single" w:sz="4" w:space="0" w:color="auto"/>
            </w:tcBorders>
            <w:shd w:val="clear" w:color="auto" w:fill="auto"/>
            <w:hideMark/>
          </w:tcPr>
          <w:p w14:paraId="6A6A5B48"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lethargy developing due to sepsis</w:t>
            </w:r>
          </w:p>
        </w:tc>
        <w:tc>
          <w:tcPr>
            <w:tcW w:w="992" w:type="dxa"/>
            <w:tcBorders>
              <w:top w:val="nil"/>
              <w:left w:val="nil"/>
              <w:bottom w:val="single" w:sz="4" w:space="0" w:color="auto"/>
              <w:right w:val="single" w:sz="4" w:space="0" w:color="auto"/>
            </w:tcBorders>
            <w:shd w:val="clear" w:color="auto" w:fill="auto"/>
            <w:hideMark/>
          </w:tcPr>
          <w:p w14:paraId="0D3CBAC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DD6A4D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6A6A4D9"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76187B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prob_convulsions_adding_from_sepsis</w:t>
            </w:r>
          </w:p>
        </w:tc>
        <w:tc>
          <w:tcPr>
            <w:tcW w:w="3402" w:type="dxa"/>
            <w:tcBorders>
              <w:top w:val="nil"/>
              <w:left w:val="nil"/>
              <w:bottom w:val="single" w:sz="4" w:space="0" w:color="auto"/>
              <w:right w:val="single" w:sz="4" w:space="0" w:color="auto"/>
            </w:tcBorders>
            <w:shd w:val="clear" w:color="auto" w:fill="auto"/>
            <w:hideMark/>
          </w:tcPr>
          <w:p w14:paraId="53A1682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convulsions developing due to sepsis</w:t>
            </w:r>
          </w:p>
        </w:tc>
        <w:tc>
          <w:tcPr>
            <w:tcW w:w="992" w:type="dxa"/>
            <w:tcBorders>
              <w:top w:val="nil"/>
              <w:left w:val="nil"/>
              <w:bottom w:val="single" w:sz="4" w:space="0" w:color="auto"/>
              <w:right w:val="single" w:sz="4" w:space="0" w:color="auto"/>
            </w:tcBorders>
            <w:shd w:val="clear" w:color="auto" w:fill="auto"/>
            <w:hideMark/>
          </w:tcPr>
          <w:p w14:paraId="7224873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E65136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3B29BE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20EDC7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prob_not_eating_adding_from_sepsis</w:t>
            </w:r>
          </w:p>
        </w:tc>
        <w:tc>
          <w:tcPr>
            <w:tcW w:w="3402" w:type="dxa"/>
            <w:tcBorders>
              <w:top w:val="nil"/>
              <w:left w:val="nil"/>
              <w:bottom w:val="single" w:sz="4" w:space="0" w:color="auto"/>
              <w:right w:val="single" w:sz="4" w:space="0" w:color="auto"/>
            </w:tcBorders>
            <w:shd w:val="clear" w:color="auto" w:fill="auto"/>
            <w:hideMark/>
          </w:tcPr>
          <w:p w14:paraId="4F2DA870"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not eating developing due to sepsis</w:t>
            </w:r>
          </w:p>
        </w:tc>
        <w:tc>
          <w:tcPr>
            <w:tcW w:w="992" w:type="dxa"/>
            <w:tcBorders>
              <w:top w:val="nil"/>
              <w:left w:val="nil"/>
              <w:bottom w:val="single" w:sz="4" w:space="0" w:color="auto"/>
              <w:right w:val="single" w:sz="4" w:space="0" w:color="auto"/>
            </w:tcBorders>
            <w:shd w:val="clear" w:color="auto" w:fill="auto"/>
            <w:hideMark/>
          </w:tcPr>
          <w:p w14:paraId="25A3A249"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1959CF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3C08604"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61391E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prob_vomiting_adding_from_sepsis</w:t>
            </w:r>
          </w:p>
        </w:tc>
        <w:tc>
          <w:tcPr>
            <w:tcW w:w="3402" w:type="dxa"/>
            <w:tcBorders>
              <w:top w:val="nil"/>
              <w:left w:val="nil"/>
              <w:bottom w:val="single" w:sz="4" w:space="0" w:color="auto"/>
              <w:right w:val="single" w:sz="4" w:space="0" w:color="auto"/>
            </w:tcBorders>
            <w:shd w:val="clear" w:color="auto" w:fill="auto"/>
            <w:hideMark/>
          </w:tcPr>
          <w:p w14:paraId="17D24D5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vomiting developing due to sepsis</w:t>
            </w:r>
          </w:p>
        </w:tc>
        <w:tc>
          <w:tcPr>
            <w:tcW w:w="992" w:type="dxa"/>
            <w:tcBorders>
              <w:top w:val="nil"/>
              <w:left w:val="nil"/>
              <w:bottom w:val="single" w:sz="4" w:space="0" w:color="auto"/>
              <w:right w:val="single" w:sz="4" w:space="0" w:color="auto"/>
            </w:tcBorders>
            <w:shd w:val="clear" w:color="auto" w:fill="auto"/>
            <w:hideMark/>
          </w:tcPr>
          <w:p w14:paraId="79ED3846"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1C94CE7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9B7B926"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5BE20D6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prob_no_urination_in_last_12h_adding_from_sepsis</w:t>
            </w:r>
          </w:p>
        </w:tc>
        <w:tc>
          <w:tcPr>
            <w:tcW w:w="3402" w:type="dxa"/>
            <w:tcBorders>
              <w:top w:val="nil"/>
              <w:left w:val="nil"/>
              <w:bottom w:val="single" w:sz="4" w:space="0" w:color="auto"/>
              <w:right w:val="single" w:sz="4" w:space="0" w:color="auto"/>
            </w:tcBorders>
            <w:shd w:val="clear" w:color="auto" w:fill="auto"/>
            <w:hideMark/>
          </w:tcPr>
          <w:p w14:paraId="0A2A4E3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no urination in 12h due to sepsis</w:t>
            </w:r>
          </w:p>
        </w:tc>
        <w:tc>
          <w:tcPr>
            <w:tcW w:w="992" w:type="dxa"/>
            <w:tcBorders>
              <w:top w:val="nil"/>
              <w:left w:val="nil"/>
              <w:bottom w:val="single" w:sz="4" w:space="0" w:color="auto"/>
              <w:right w:val="single" w:sz="4" w:space="0" w:color="auto"/>
            </w:tcBorders>
            <w:shd w:val="clear" w:color="auto" w:fill="auto"/>
            <w:hideMark/>
          </w:tcPr>
          <w:p w14:paraId="140672B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66C745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A3F745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3846993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lastRenderedPageBreak/>
              <w:t>prob_headache_adding_from_meningitis</w:t>
            </w:r>
          </w:p>
        </w:tc>
        <w:tc>
          <w:tcPr>
            <w:tcW w:w="3402" w:type="dxa"/>
            <w:tcBorders>
              <w:top w:val="nil"/>
              <w:left w:val="nil"/>
              <w:bottom w:val="single" w:sz="4" w:space="0" w:color="auto"/>
              <w:right w:val="single" w:sz="4" w:space="0" w:color="auto"/>
            </w:tcBorders>
            <w:shd w:val="clear" w:color="auto" w:fill="auto"/>
            <w:hideMark/>
          </w:tcPr>
          <w:p w14:paraId="07714FA4"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headache developing due to meningitis</w:t>
            </w:r>
          </w:p>
        </w:tc>
        <w:tc>
          <w:tcPr>
            <w:tcW w:w="992" w:type="dxa"/>
            <w:tcBorders>
              <w:top w:val="nil"/>
              <w:left w:val="nil"/>
              <w:bottom w:val="single" w:sz="4" w:space="0" w:color="auto"/>
              <w:right w:val="single" w:sz="4" w:space="0" w:color="auto"/>
            </w:tcBorders>
            <w:shd w:val="clear" w:color="auto" w:fill="auto"/>
            <w:hideMark/>
          </w:tcPr>
          <w:p w14:paraId="21090CF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73421C2A"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3E6128D"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F5E010B"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prob_fever_adding_from_meningitis</w:t>
            </w:r>
          </w:p>
        </w:tc>
        <w:tc>
          <w:tcPr>
            <w:tcW w:w="3402" w:type="dxa"/>
            <w:tcBorders>
              <w:top w:val="nil"/>
              <w:left w:val="nil"/>
              <w:bottom w:val="single" w:sz="4" w:space="0" w:color="auto"/>
              <w:right w:val="single" w:sz="4" w:space="0" w:color="auto"/>
            </w:tcBorders>
            <w:shd w:val="clear" w:color="auto" w:fill="auto"/>
            <w:hideMark/>
          </w:tcPr>
          <w:p w14:paraId="545AF6F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fever developing due to meningitis</w:t>
            </w:r>
          </w:p>
        </w:tc>
        <w:tc>
          <w:tcPr>
            <w:tcW w:w="992" w:type="dxa"/>
            <w:tcBorders>
              <w:top w:val="nil"/>
              <w:left w:val="nil"/>
              <w:bottom w:val="single" w:sz="4" w:space="0" w:color="auto"/>
              <w:right w:val="single" w:sz="4" w:space="0" w:color="auto"/>
            </w:tcBorders>
            <w:shd w:val="clear" w:color="auto" w:fill="auto"/>
            <w:hideMark/>
          </w:tcPr>
          <w:p w14:paraId="40C2024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DDE4ABC"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33055D3"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2C624F44"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prob_bulging_fontanel_adding_from_meningitis</w:t>
            </w:r>
          </w:p>
        </w:tc>
        <w:tc>
          <w:tcPr>
            <w:tcW w:w="3402" w:type="dxa"/>
            <w:tcBorders>
              <w:top w:val="nil"/>
              <w:left w:val="nil"/>
              <w:bottom w:val="single" w:sz="4" w:space="0" w:color="auto"/>
              <w:right w:val="single" w:sz="4" w:space="0" w:color="auto"/>
            </w:tcBorders>
            <w:shd w:val="clear" w:color="auto" w:fill="auto"/>
            <w:hideMark/>
          </w:tcPr>
          <w:p w14:paraId="5287A557"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bulging fontanel developing due to meningitis</w:t>
            </w:r>
          </w:p>
        </w:tc>
        <w:tc>
          <w:tcPr>
            <w:tcW w:w="992" w:type="dxa"/>
            <w:tcBorders>
              <w:top w:val="nil"/>
              <w:left w:val="nil"/>
              <w:bottom w:val="single" w:sz="4" w:space="0" w:color="auto"/>
              <w:right w:val="single" w:sz="4" w:space="0" w:color="auto"/>
            </w:tcBorders>
            <w:shd w:val="clear" w:color="auto" w:fill="auto"/>
            <w:hideMark/>
          </w:tcPr>
          <w:p w14:paraId="38DED8F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835635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A735038"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0593DFE"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prob_convulsions_adding_from_meningitis</w:t>
            </w:r>
          </w:p>
        </w:tc>
        <w:tc>
          <w:tcPr>
            <w:tcW w:w="3402" w:type="dxa"/>
            <w:tcBorders>
              <w:top w:val="nil"/>
              <w:left w:val="nil"/>
              <w:bottom w:val="single" w:sz="4" w:space="0" w:color="auto"/>
              <w:right w:val="single" w:sz="4" w:space="0" w:color="auto"/>
            </w:tcBorders>
            <w:shd w:val="clear" w:color="auto" w:fill="auto"/>
            <w:hideMark/>
          </w:tcPr>
          <w:p w14:paraId="3AAC17E9"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convulsions developing due to meningitis</w:t>
            </w:r>
          </w:p>
        </w:tc>
        <w:tc>
          <w:tcPr>
            <w:tcW w:w="992" w:type="dxa"/>
            <w:tcBorders>
              <w:top w:val="nil"/>
              <w:left w:val="nil"/>
              <w:bottom w:val="single" w:sz="4" w:space="0" w:color="auto"/>
              <w:right w:val="single" w:sz="4" w:space="0" w:color="auto"/>
            </w:tcBorders>
            <w:shd w:val="clear" w:color="auto" w:fill="auto"/>
            <w:hideMark/>
          </w:tcPr>
          <w:p w14:paraId="771E08E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564970A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C1DB76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14D94BD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prob_nausea_adding_from_meningitis</w:t>
            </w:r>
          </w:p>
        </w:tc>
        <w:tc>
          <w:tcPr>
            <w:tcW w:w="3402" w:type="dxa"/>
            <w:tcBorders>
              <w:top w:val="nil"/>
              <w:left w:val="nil"/>
              <w:bottom w:val="single" w:sz="4" w:space="0" w:color="auto"/>
              <w:right w:val="single" w:sz="4" w:space="0" w:color="auto"/>
            </w:tcBorders>
            <w:shd w:val="clear" w:color="auto" w:fill="auto"/>
            <w:hideMark/>
          </w:tcPr>
          <w:p w14:paraId="6F4016C1"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nausea developing due to meningitis</w:t>
            </w:r>
          </w:p>
        </w:tc>
        <w:tc>
          <w:tcPr>
            <w:tcW w:w="992" w:type="dxa"/>
            <w:tcBorders>
              <w:top w:val="nil"/>
              <w:left w:val="nil"/>
              <w:bottom w:val="single" w:sz="4" w:space="0" w:color="auto"/>
              <w:right w:val="single" w:sz="4" w:space="0" w:color="auto"/>
            </w:tcBorders>
            <w:shd w:val="clear" w:color="auto" w:fill="auto"/>
            <w:hideMark/>
          </w:tcPr>
          <w:p w14:paraId="08B5D02B"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41FFC46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77790710"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6B109432"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prob_vomiting_adding_from_meningitis</w:t>
            </w:r>
          </w:p>
        </w:tc>
        <w:tc>
          <w:tcPr>
            <w:tcW w:w="3402" w:type="dxa"/>
            <w:tcBorders>
              <w:top w:val="nil"/>
              <w:left w:val="nil"/>
              <w:bottom w:val="single" w:sz="4" w:space="0" w:color="auto"/>
              <w:right w:val="single" w:sz="4" w:space="0" w:color="auto"/>
            </w:tcBorders>
            <w:shd w:val="clear" w:color="auto" w:fill="auto"/>
            <w:hideMark/>
          </w:tcPr>
          <w:p w14:paraId="76123673"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vomiting developing due to meningitis</w:t>
            </w:r>
          </w:p>
        </w:tc>
        <w:tc>
          <w:tcPr>
            <w:tcW w:w="992" w:type="dxa"/>
            <w:tcBorders>
              <w:top w:val="nil"/>
              <w:left w:val="nil"/>
              <w:bottom w:val="single" w:sz="4" w:space="0" w:color="auto"/>
              <w:right w:val="single" w:sz="4" w:space="0" w:color="auto"/>
            </w:tcBorders>
            <w:shd w:val="clear" w:color="auto" w:fill="auto"/>
            <w:hideMark/>
          </w:tcPr>
          <w:p w14:paraId="33BFD66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61904A2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572891EF"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7910F5A8"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prob_photophobia_adding_from_meningitis</w:t>
            </w:r>
          </w:p>
        </w:tc>
        <w:tc>
          <w:tcPr>
            <w:tcW w:w="3402" w:type="dxa"/>
            <w:tcBorders>
              <w:top w:val="nil"/>
              <w:left w:val="nil"/>
              <w:bottom w:val="single" w:sz="4" w:space="0" w:color="auto"/>
              <w:right w:val="single" w:sz="4" w:space="0" w:color="auto"/>
            </w:tcBorders>
            <w:shd w:val="clear" w:color="auto" w:fill="auto"/>
            <w:hideMark/>
          </w:tcPr>
          <w:p w14:paraId="1AAD302F"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photophobia developing due to meningitis</w:t>
            </w:r>
          </w:p>
        </w:tc>
        <w:tc>
          <w:tcPr>
            <w:tcW w:w="992" w:type="dxa"/>
            <w:tcBorders>
              <w:top w:val="nil"/>
              <w:left w:val="nil"/>
              <w:bottom w:val="single" w:sz="4" w:space="0" w:color="auto"/>
              <w:right w:val="single" w:sz="4" w:space="0" w:color="auto"/>
            </w:tcBorders>
            <w:shd w:val="clear" w:color="auto" w:fill="auto"/>
            <w:hideMark/>
          </w:tcPr>
          <w:p w14:paraId="011E422F"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0DDC704"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35E598D2" w14:textId="77777777" w:rsidTr="000979B2">
        <w:trPr>
          <w:trHeight w:val="500"/>
        </w:trPr>
        <w:tc>
          <w:tcPr>
            <w:tcW w:w="2542" w:type="dxa"/>
            <w:tcBorders>
              <w:top w:val="nil"/>
              <w:left w:val="single" w:sz="4" w:space="0" w:color="auto"/>
              <w:bottom w:val="single" w:sz="4" w:space="0" w:color="auto"/>
              <w:right w:val="single" w:sz="4" w:space="0" w:color="auto"/>
            </w:tcBorders>
            <w:shd w:val="clear" w:color="auto" w:fill="auto"/>
            <w:hideMark/>
          </w:tcPr>
          <w:p w14:paraId="4A736CFA"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prob_nuchal_rigidity_adding_from_meningitis</w:t>
            </w:r>
          </w:p>
        </w:tc>
        <w:tc>
          <w:tcPr>
            <w:tcW w:w="3402" w:type="dxa"/>
            <w:tcBorders>
              <w:top w:val="nil"/>
              <w:left w:val="nil"/>
              <w:bottom w:val="single" w:sz="4" w:space="0" w:color="auto"/>
              <w:right w:val="single" w:sz="4" w:space="0" w:color="auto"/>
            </w:tcBorders>
            <w:shd w:val="clear" w:color="auto" w:fill="auto"/>
            <w:hideMark/>
          </w:tcPr>
          <w:p w14:paraId="49289AAC" w14:textId="77777777" w:rsidR="000979B2" w:rsidRPr="002515AD" w:rsidRDefault="000979B2" w:rsidP="000979B2">
            <w:pPr>
              <w:spacing w:after="0" w:line="240" w:lineRule="auto"/>
              <w:ind w:firstLine="0"/>
              <w:contextualSpacing w:val="0"/>
              <w:jc w:val="left"/>
              <w:rPr>
                <w:rFonts w:eastAsia="Times New Roman" w:cs="Arial"/>
                <w:sz w:val="20"/>
                <w:szCs w:val="20"/>
                <w:lang w:eastAsia="en-GB"/>
              </w:rPr>
            </w:pPr>
            <w:r w:rsidRPr="002515AD">
              <w:rPr>
                <w:rFonts w:eastAsia="Times New Roman" w:cs="Arial"/>
                <w:sz w:val="20"/>
                <w:szCs w:val="20"/>
                <w:lang w:eastAsia="en-GB"/>
              </w:rPr>
              <w:t>probability of nuchal rigidity developing due to meningitis</w:t>
            </w:r>
          </w:p>
        </w:tc>
        <w:tc>
          <w:tcPr>
            <w:tcW w:w="992" w:type="dxa"/>
            <w:tcBorders>
              <w:top w:val="nil"/>
              <w:left w:val="nil"/>
              <w:bottom w:val="single" w:sz="4" w:space="0" w:color="auto"/>
              <w:right w:val="single" w:sz="4" w:space="0" w:color="auto"/>
            </w:tcBorders>
            <w:shd w:val="clear" w:color="auto" w:fill="auto"/>
            <w:hideMark/>
          </w:tcPr>
          <w:p w14:paraId="35C288E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0.8</w:t>
            </w:r>
          </w:p>
        </w:tc>
        <w:tc>
          <w:tcPr>
            <w:tcW w:w="3355" w:type="dxa"/>
            <w:tcBorders>
              <w:top w:val="nil"/>
              <w:left w:val="nil"/>
              <w:bottom w:val="single" w:sz="4" w:space="0" w:color="auto"/>
              <w:right w:val="single" w:sz="4" w:space="0" w:color="auto"/>
            </w:tcBorders>
            <w:shd w:val="clear" w:color="auto" w:fill="auto"/>
            <w:hideMark/>
          </w:tcPr>
          <w:p w14:paraId="030A1C20"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455ADD4D"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hideMark/>
          </w:tcPr>
          <w:p w14:paraId="442475AD"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prob_of_cure_for_uncomplicated_pneumonia_given_IMCI_pneumonia_treatment</w:t>
            </w:r>
          </w:p>
        </w:tc>
        <w:tc>
          <w:tcPr>
            <w:tcW w:w="3402" w:type="dxa"/>
            <w:tcBorders>
              <w:top w:val="nil"/>
              <w:left w:val="nil"/>
              <w:bottom w:val="single" w:sz="4" w:space="0" w:color="auto"/>
              <w:right w:val="single" w:sz="4" w:space="0" w:color="auto"/>
            </w:tcBorders>
            <w:shd w:val="clear" w:color="auto" w:fill="auto"/>
            <w:hideMark/>
          </w:tcPr>
          <w:p w14:paraId="45C33FF8"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cure for uncomplicated ALRI given IMCI pneumonia treatment</w:t>
            </w:r>
          </w:p>
        </w:tc>
        <w:tc>
          <w:tcPr>
            <w:tcW w:w="992" w:type="dxa"/>
            <w:tcBorders>
              <w:top w:val="nil"/>
              <w:left w:val="nil"/>
              <w:bottom w:val="single" w:sz="4" w:space="0" w:color="auto"/>
              <w:right w:val="single" w:sz="4" w:space="0" w:color="auto"/>
            </w:tcBorders>
            <w:shd w:val="clear" w:color="auto" w:fill="auto"/>
            <w:hideMark/>
          </w:tcPr>
          <w:p w14:paraId="6E79E9E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w:t>
            </w:r>
          </w:p>
        </w:tc>
        <w:tc>
          <w:tcPr>
            <w:tcW w:w="3355" w:type="dxa"/>
            <w:tcBorders>
              <w:top w:val="nil"/>
              <w:left w:val="nil"/>
              <w:bottom w:val="single" w:sz="4" w:space="0" w:color="auto"/>
              <w:right w:val="single" w:sz="4" w:space="0" w:color="auto"/>
            </w:tcBorders>
            <w:shd w:val="clear" w:color="auto" w:fill="auto"/>
            <w:hideMark/>
          </w:tcPr>
          <w:p w14:paraId="56102B52"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11F37641" w14:textId="77777777" w:rsidTr="000979B2">
        <w:trPr>
          <w:trHeight w:val="77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49E8BE1F"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prob_of_cure_for_pneumonia_with_severe_complication_given_IMCI_severe_pneumonia_treatment</w:t>
            </w:r>
          </w:p>
        </w:tc>
        <w:tc>
          <w:tcPr>
            <w:tcW w:w="3402" w:type="dxa"/>
            <w:tcBorders>
              <w:top w:val="nil"/>
              <w:left w:val="nil"/>
              <w:bottom w:val="single" w:sz="4" w:space="0" w:color="auto"/>
              <w:right w:val="single" w:sz="4" w:space="0" w:color="auto"/>
            </w:tcBorders>
            <w:shd w:val="clear" w:color="auto" w:fill="auto"/>
            <w:hideMark/>
          </w:tcPr>
          <w:p w14:paraId="00D27B5D"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cure for ALRI with severe complications given IMCI pneumonia treatment</w:t>
            </w:r>
          </w:p>
        </w:tc>
        <w:tc>
          <w:tcPr>
            <w:tcW w:w="992" w:type="dxa"/>
            <w:tcBorders>
              <w:top w:val="nil"/>
              <w:left w:val="nil"/>
              <w:bottom w:val="single" w:sz="4" w:space="0" w:color="auto"/>
              <w:right w:val="single" w:sz="4" w:space="0" w:color="auto"/>
            </w:tcBorders>
            <w:shd w:val="clear" w:color="auto" w:fill="auto"/>
            <w:hideMark/>
          </w:tcPr>
          <w:p w14:paraId="25D358EE"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0.9</w:t>
            </w:r>
          </w:p>
        </w:tc>
        <w:tc>
          <w:tcPr>
            <w:tcW w:w="3355" w:type="dxa"/>
            <w:tcBorders>
              <w:top w:val="nil"/>
              <w:left w:val="nil"/>
              <w:bottom w:val="single" w:sz="4" w:space="0" w:color="auto"/>
              <w:right w:val="single" w:sz="4" w:space="0" w:color="auto"/>
            </w:tcBorders>
            <w:shd w:val="clear" w:color="auto" w:fill="auto"/>
            <w:hideMark/>
          </w:tcPr>
          <w:p w14:paraId="38077A81"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r w:rsidR="000979B2" w:rsidRPr="002515AD" w14:paraId="059C6A84" w14:textId="77777777" w:rsidTr="000979B2">
        <w:trPr>
          <w:trHeight w:val="750"/>
        </w:trPr>
        <w:tc>
          <w:tcPr>
            <w:tcW w:w="2542" w:type="dxa"/>
            <w:tcBorders>
              <w:top w:val="nil"/>
              <w:left w:val="single" w:sz="4" w:space="0" w:color="auto"/>
              <w:bottom w:val="single" w:sz="4" w:space="0" w:color="auto"/>
              <w:right w:val="single" w:sz="4" w:space="0" w:color="auto"/>
            </w:tcBorders>
            <w:shd w:val="clear" w:color="auto" w:fill="auto"/>
            <w:vAlign w:val="bottom"/>
            <w:hideMark/>
          </w:tcPr>
          <w:p w14:paraId="440C4D11" w14:textId="77777777" w:rsidR="000979B2" w:rsidRPr="002515AD" w:rsidRDefault="000979B2" w:rsidP="000979B2">
            <w:pPr>
              <w:spacing w:after="0" w:line="240" w:lineRule="auto"/>
              <w:ind w:firstLine="0"/>
              <w:contextualSpacing w:val="0"/>
              <w:jc w:val="left"/>
              <w:rPr>
                <w:rFonts w:eastAsia="Times New Roman" w:cs="Arial"/>
                <w:b/>
                <w:color w:val="000000"/>
                <w:sz w:val="20"/>
                <w:szCs w:val="20"/>
                <w:lang w:eastAsia="en-GB"/>
              </w:rPr>
            </w:pPr>
            <w:r w:rsidRPr="002515AD">
              <w:rPr>
                <w:rFonts w:eastAsia="Times New Roman" w:cs="Arial"/>
                <w:b/>
                <w:color w:val="000000"/>
                <w:sz w:val="20"/>
                <w:szCs w:val="20"/>
                <w:lang w:eastAsia="en-GB"/>
              </w:rPr>
              <w:t>prob_seek_follow_up_care_after_treatment_failure</w:t>
            </w:r>
          </w:p>
        </w:tc>
        <w:tc>
          <w:tcPr>
            <w:tcW w:w="3402" w:type="dxa"/>
            <w:tcBorders>
              <w:top w:val="nil"/>
              <w:left w:val="nil"/>
              <w:bottom w:val="single" w:sz="4" w:space="0" w:color="auto"/>
              <w:right w:val="single" w:sz="4" w:space="0" w:color="auto"/>
            </w:tcBorders>
            <w:shd w:val="clear" w:color="auto" w:fill="auto"/>
            <w:hideMark/>
          </w:tcPr>
          <w:p w14:paraId="26F55A85"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probability of seeking care following treatment failure and child's condition not improving</w:t>
            </w:r>
          </w:p>
        </w:tc>
        <w:tc>
          <w:tcPr>
            <w:tcW w:w="992" w:type="dxa"/>
            <w:tcBorders>
              <w:top w:val="nil"/>
              <w:left w:val="nil"/>
              <w:bottom w:val="single" w:sz="4" w:space="0" w:color="auto"/>
              <w:right w:val="single" w:sz="4" w:space="0" w:color="auto"/>
            </w:tcBorders>
            <w:shd w:val="clear" w:color="auto" w:fill="auto"/>
            <w:hideMark/>
          </w:tcPr>
          <w:p w14:paraId="2D9E75E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commentRangeStart w:id="30"/>
            <w:r w:rsidRPr="002515AD">
              <w:rPr>
                <w:rFonts w:eastAsia="Times New Roman" w:cs="Arial"/>
                <w:color w:val="000000"/>
                <w:sz w:val="20"/>
                <w:szCs w:val="20"/>
                <w:lang w:eastAsia="en-GB"/>
              </w:rPr>
              <w:t>0.6</w:t>
            </w:r>
            <w:commentRangeEnd w:id="30"/>
            <w:r>
              <w:rPr>
                <w:rStyle w:val="CommentReference"/>
              </w:rPr>
              <w:commentReference w:id="30"/>
            </w:r>
          </w:p>
        </w:tc>
        <w:tc>
          <w:tcPr>
            <w:tcW w:w="3355" w:type="dxa"/>
            <w:tcBorders>
              <w:top w:val="nil"/>
              <w:left w:val="nil"/>
              <w:bottom w:val="single" w:sz="4" w:space="0" w:color="auto"/>
              <w:right w:val="single" w:sz="4" w:space="0" w:color="auto"/>
            </w:tcBorders>
            <w:shd w:val="clear" w:color="auto" w:fill="auto"/>
            <w:hideMark/>
          </w:tcPr>
          <w:p w14:paraId="331D4993" w14:textId="77777777" w:rsidR="000979B2" w:rsidRPr="002515AD" w:rsidRDefault="000979B2" w:rsidP="000979B2">
            <w:pPr>
              <w:spacing w:after="0" w:line="240" w:lineRule="auto"/>
              <w:ind w:firstLine="0"/>
              <w:contextualSpacing w:val="0"/>
              <w:jc w:val="left"/>
              <w:rPr>
                <w:rFonts w:eastAsia="Times New Roman" w:cs="Arial"/>
                <w:color w:val="000000"/>
                <w:sz w:val="20"/>
                <w:szCs w:val="20"/>
                <w:lang w:eastAsia="en-GB"/>
              </w:rPr>
            </w:pPr>
            <w:r w:rsidRPr="002515AD">
              <w:rPr>
                <w:rFonts w:eastAsia="Times New Roman" w:cs="Arial"/>
                <w:color w:val="000000"/>
                <w:sz w:val="20"/>
                <w:szCs w:val="20"/>
                <w:lang w:eastAsia="en-GB"/>
              </w:rPr>
              <w:t>dummy value</w:t>
            </w:r>
          </w:p>
        </w:tc>
      </w:tr>
    </w:tbl>
    <w:p w14:paraId="5CAF02D3" w14:textId="77777777" w:rsidR="000979B2" w:rsidRDefault="000979B2" w:rsidP="000979B2">
      <w:pPr>
        <w:pStyle w:val="NoSpacing"/>
        <w:rPr>
          <w:sz w:val="19"/>
          <w:szCs w:val="19"/>
        </w:rPr>
      </w:pPr>
      <w:r w:rsidRPr="003A09E6">
        <w:rPr>
          <w:sz w:val="19"/>
          <w:szCs w:val="19"/>
        </w:rPr>
        <w:t>Currently ALRI estimates are for post-neonatal children, neonatal pneumonia has a distinct epidemiology and aetiology, which will be added to the model.</w:t>
      </w:r>
    </w:p>
    <w:p w14:paraId="410C2D52" w14:textId="77777777" w:rsidR="000979B2" w:rsidRPr="00BF5F97" w:rsidRDefault="000979B2" w:rsidP="000979B2">
      <w:pPr>
        <w:pStyle w:val="NoSpacing"/>
        <w:rPr>
          <w:sz w:val="19"/>
          <w:szCs w:val="19"/>
        </w:rPr>
      </w:pPr>
    </w:p>
    <w:p w14:paraId="0B33865F" w14:textId="77777777" w:rsidR="000979B2" w:rsidRDefault="000979B2" w:rsidP="000979B2">
      <w:pPr>
        <w:pStyle w:val="Heading3"/>
      </w:pPr>
      <w:bookmarkStart w:id="31" w:name="_Toc49847086"/>
      <w:bookmarkStart w:id="32" w:name="_Toc64288809"/>
      <w:r w:rsidRPr="008C48FF">
        <w:t>Limitations</w:t>
      </w:r>
      <w:r>
        <w:t xml:space="preserve"> in the design of ALRI model concept</w:t>
      </w:r>
      <w:bookmarkEnd w:id="31"/>
      <w:bookmarkEnd w:id="32"/>
    </w:p>
    <w:p w14:paraId="52B6AD59" w14:textId="77777777" w:rsidR="000979B2" w:rsidRDefault="000979B2" w:rsidP="000979B2">
      <w:r>
        <w:t>The complex pathogenesis of respiratory tract infections, as well as the clinical overlap between them present major challenges in conceptualising a natural history model of specific diseases of ALRIs. In addition, the lack of a gold-standard case definition and classification systems of pneumonia</w:t>
      </w:r>
      <w:r>
        <w:rPr>
          <w:color w:val="000000"/>
          <w:shd w:val="clear" w:color="auto" w:fill="FFFFFF"/>
        </w:rPr>
        <w:fldChar w:fldCharType="begin" w:fldLock="1"/>
      </w:r>
      <w:r>
        <w:rPr>
          <w:color w:val="000000"/>
          <w:shd w:val="clear" w:color="auto" w:fill="FFFFFF"/>
        </w:rPr>
        <w:instrText>ADDIN CSL_CITATION {"citationItems":[{"id":"ITEM-1","itemData":{"DOI":"10.1016/S2213-2600(19)30249-8","ISSN":"22132619","PMID":"31591066","abstract":"Pneumonia is a leading killer of children younger than 5 years despite high vaccination coverage, improved nutrition, and widespread implementation of the Integrated Management of Childhood Illnesses algorithm. Assessing the effect of interventions on childhood pneumonia is challenging because the choice of case definition and surveillance approach can affect the identification of pneumonia substantially. In anticipation of an intervention trial aimed to reduce childhood pneumonia by lowering household air pollution, we created a working group to provide recommendations regarding study design and implementation. We suggest to, first, select a standard case definition that combines acute (≤14 days) respiratory symptoms and signs and general danger signs with ancillary tests (such as chest imaging and pulse oximetry) to improve pneumonia identification; second, to prioritise active hospital-based pneumonia surveillance over passive case finding or home-based surveillance to reduce the risk of non-differential misclassification of pneumonia and, as a result, a reduced effect size in a randomised trial; and, lastly, to consider longitudinal follow-up of children younger than 1 year, as this age group has the highest incidence of severe pneumonia.","author":[{"dropping-particle":"","family":"Goodman","given":"Dina","non-dropping-particle":"","parse-names":false,"suffix":""},{"dropping-particle":"","family":"Crocker","given":"Mary E.","non-dropping-particle":"","parse-names":false,"suffix":""},{"dropping-particle":"","family":"Pervaiz","given":"Farhan","non-dropping-particle":"","parse-names":false,"suffix":""},{"dropping-particle":"","family":"McCollum","given":"Eric D.","non-dropping-particle":"","parse-names":false,"suffix":""},{"dropping-particle":"","family":"Steenland","given":"Kyle","non-dropping-particle":"","parse-names":false,"suffix":""},{"dropping-particle":"","family":"Simkovich","given":"Suzanne M.","non-dropping-particle":"","parse-names":false,"suffix":""},{"dropping-particle":"","family":"Miele","given":"Catherine H.","non-dropping-particle":"","parse-names":false,"suffix":""},{"dropping-particle":"","family":"Hammitt","given":"Laura L.","non-dropping-particle":"","parse-names":false,"suffix":""},{"dropping-particle":"","family":"Herrera","given":"Phabiola","non-dropping-particle":"","parse-names":false,"suffix":""},{"dropping-particle":"","family":"Zar","given":"Heather J.","non-dropping-particle":"","parse-names":false,"suffix":""},{"dropping-particle":"","family":"Campbell","given":"Harry","non-dropping-particle":"","parse-names":false,"suffix":""},{"dropping-particle":"","family":"Lanata","given":"Claudio F.","non-dropping-particle":"","parse-names":false,"suffix":""},{"dropping-particle":"","family":"McCracken","given":"John P.","non-dropping-particle":"","parse-names":false,"suffix":""},{"dropping-particle":"","family":"Thompson","given":"Lisa M.","non-dropping-particle":"","parse-names":false,"suffix":""},{"dropping-particle":"","family":"Rosa","given":"Ghislaine","non-dropping-particle":"","parse-names":false,"suffix":""},{"dropping-particle":"","family":"Kirby","given":"Miles A.","non-dropping-particle":"","parse-names":false,"suffix":""},{"dropping-particle":"","family":"Garg","given":"Sarada","non-dropping-particle":"","parse-names":false,"suffix":""},{"dropping-particle":"","family":"Thangavel","given":"Gurusamy","non-dropping-particle":"","parse-names":false,"suffix":""},{"dropping-particle":"","family":"Thanasekaraan","given":"Vijayalakshmi","non-dropping-particle":"","parse-names":false,"suffix":""},{"dropping-particle":"","family":"Balakrishnan","given":"Kalpana","non-dropping-particle":"","parse-names":false,"suffix":""},{"dropping-particle":"","family":"King","given":"Carina","non-dropping-particle":"","parse-names":false,"suffix":""},{"dropping-particle":"","family":"Clasen","given":"Thomas","non-dropping-particle":"","parse-names":false,"suffix":""},{"dropping-particle":"","family":"Checkley","given":"William","non-dropping-particle":"","parse-names":false,"suffix":""},{"dropping-particle":"","family":"Nambajimana","given":"Abidan","non-dropping-particle":"","parse-names":false,"suffix":""},{"dropping-particle":"","family":"Pillarisetti","given":"Ajay","non-dropping-particle":"","parse-names":false,"suffix":""},{"dropping-particle":"","family":"Verma","given":"Amit","non-dropping-particle":"","parse-names":false,"suffix":""},{"dropping-particle":"","family":"Lovvorn","given":"Amy","non-dropping-particle":"","parse-names":false,"suffix":""},{"dropping-particle":"","family":"Diaz","given":"Anaité","non-dropping-particle":"","parse-names":false,"suffix":""},{"dropping-particle":"","family":"Papageorghiou","given":"Aris","non-dropping-particle":"","parse-names":false,"suffix":""},{"dropping-particle":"","family":"Toenjes","given":"Ashley","non-dropping-particle":"","parse-names":false,"suffix":""},{"dropping-particle":"","family":"Quinn","given":"Ashlinn","non-dropping-particle":"","parse-names":false,"suffix":""},{"dropping-particle":"","family":"Nizam","given":"Azhar","non-dropping-particle":"","parse-names":false,"suffix":""},{"dropping-particle":"","family":"Ryan","given":"Barry","non-dropping-particle":"","parse-names":false,"suffix":""},{"dropping-particle":"","family":"Young","given":"Bonnie","non-dropping-particle":"","parse-names":false,"suffix":""},{"dropping-particle":"","family":"Barr","given":"Dana","non-dropping-particle":"","parse-names":false,"suffix":""},{"dropping-particle":"","family":"Canuz","given":"Eduardo","non-dropping-particle":"","parse-names":false,"suffix":""},{"dropping-particle":"","family":"Puzzolo","given":"Elisa","non-dropping-particle":"","parse-names":false,"suffix":""},{"dropping-particle":"","family":"McCollum","given":"Eric","non-dropping-particle":"","parse-names":false,"suffix":""},{"dropping-particle":"","family":"Mollinedo","given":"Erick","non-dropping-particle":"","parse-names":false,"suffix":""},{"dropping-particle":"","family":"Majorin","given":"Fiona","non-dropping-particle":"","parse-names":false,"suffix":""},{"dropping-particle":"","family":"Ndagijimana","given":"Florien","non-dropping-particle":"","parse-names":false,"suffix":""},{"dropping-particle":"","family":"Chang","given":"Howard","non-dropping-particle":"","parse-names":false,"suffix":""},{"dropping-particle":"","family":"Fuentes","given":"Irma","non-dropping-particle":"","parse-names":false,"suffix":""},{"dropping-particle":"","family":"Miranda","given":"J. Jaime","non-dropping-particle":"","parse-names":false,"suffix":""},{"dropping-particle":"","family":"Ntivuguruzwa","given":"J. D.","non-dropping-particle":"","parse-names":false,"suffix":""},{"dropping-particle":"","family":"Uwizeyimana","given":"Jean","non-dropping-particle":"","parse-names":false,"suffix":""},{"dropping-particle":"","family":"Peel","given":"Jennifer","non-dropping-particle":"","parse-names":false,"suffix":""},{"dropping-particle":"","family":"Sarnat","given":"Jeremy","non-dropping-particle":"","parse-names":false,"suffix":""},{"dropping-particle":"","family":"Liao","given":"Jiawen","non-dropping-particle":"","parse-names":false,"suffix":""},{"dropping-particle":"","family":"McCracken","given":"John","non-dropping-particle":"","parse-names":false,"suffix":""},{"dropping-particle":"","family":"Rosenthal","given":"Joshua","non-dropping-particle":"","parse-names":false,"suffix":""},{"dropping-particle":"","family":"Espinoza","given":"Juan","non-dropping-particle":"","parse-names":false,"suffix":""},{"dropping-particle":"","family":"Campbell","given":"J. M.","non-dropping-particle":"","parse-names":false,"suffix":""},{"dropping-particle":"","family":"Williams","given":"Kendra","non-dropping-particle":"","parse-names":false,"suffix":""},{"dropping-particle":"","family":"Smith","given":"Kirk","non-dropping-particle":"","parse-names":false,"suffix":""},{"dropping-particle":"","family":"Mukhopadhyay","given":"Krishnendu","non-dropping-particle":"","parse-names":false,"suffix":""},{"dropping-particle":"","family":"Waller","given":"Lance","non-dropping-particle":"","parse-names":false,"suffix":""},{"dropping-particle":"","family":"Moulton","given":"Lawrence","non-dropping-particle":"","parse-names":false,"suffix":""},{"dropping-particle":"","family":"Jaacks","given":"Lindsay","non-dropping-particle":"","parse-names":false,"suffix":""},{"dropping-particle":"","family":"Underhill","given":"Lindsay","non-dropping-particle":"","parse-names":false,"suffix":""},{"dropping-particle":"","family":"la Fuentes","given":"Lisa","non-dropping-particle":"de","parse-names":false,"suffix":""},{"dropping-particle":"","family":"Elon","given":"Lisa","non-dropping-particle":"","parse-names":false,"suffix":""},{"dropping-particle":"","family":"Thompson","given":"Lisa","non-dropping-particle":"","parse-names":false,"suffix":""},{"dropping-particle":"","family":"Naeher","given":"Luke","non-dropping-particle":"","parse-names":false,"suffix":""},{"dropping-particle":"","family":"Clark","given":"Maggie","non-dropping-particle":"","parse-names":false,"suffix":""},{"dropping-particle":"","family":"Laws","given":"Margaret","non-dropping-particle":"","parse-names":false,"suffix":""},{"dropping-particle":"","family":"Chiang","given":"Marilú","non-dropping-particle":"","parse-names":false,"suffix":""},{"dropping-particle":"","family":"Howard","given":"Marjorie","non-dropping-particle":"","parse-names":false,"suffix":""},{"dropping-particle":"","family":"Crocker","given":"Mary","non-dropping-particle":"","parse-names":false,"suffix":""},{"dropping-particle":"","family":"Johnson","given":"Michael","non-dropping-particle":"","parse-names":false,"suffix":""},{"dropping-particle":"","family":"Kirby","given":"Miles","non-dropping-particle":"","parse-names":false,"suffix":""},{"dropping-particle":"","family":"Puttaswamy","given":"Naveen","non-dropping-particle":"","parse-names":false,"suffix":""},{"dropping-particle":"","family":"Leon","given":"Oscar","non-dropping-particle":"De","parse-names":false,"suffix":""},{"dropping-particle":"","family":"Craik","given":"Rachel","non-dropping-particle":"","parse-names":false,"suffix":""},{"dropping-particle":"","family":"Merrick","given":"Rachel","non-dropping-particle":"","parse-names":false,"suffix":""},{"dropping-particle":"","family":"Piedrahita","given":"Ricardo","non-dropping-particle":"","parse-names":false,"suffix":""},{"dropping-particle":"","family":"Sambandam","given":"Sankar","non-dropping-particle":"","parse-names":false,"suffix":""},{"dropping-particle":"","family":"Rajkumar","given":"Sarah","non-dropping-particle":"","parse-names":false,"suffix":""},{"dropping-particle":"","family":"Gupton","given":"Savannah","non-dropping-particle":"","parse-names":false,"suffix":""},{"dropping-particle":"","family":"Hossen","given":"Shakir","non-dropping-particle":"","parse-names":false,"suffix":""},{"dropping-particle":"","family":"Sinharoy","given":"Sheela","non-dropping-particle":"","parse-names":false,"suffix":""},{"dropping-particle":"","family":"Jabbarzadeh","given":"Shirin","non-dropping-particle":"","parse-names":false,"suffix":""},{"dropping-particle":"","family":"Hartinger","given":"Stella","non-dropping-particle":"","parse-names":false,"suffix":""},{"dropping-particle":"","family":"Harvey","given":"Steven","non-dropping-particle":"","parse-names":false,"suffix":""},{"dropping-particle":"","family":"Simkovich","given":"Suzanne","non-dropping-particle":"","parse-names":false,"suffix":""},{"dropping-particle":"","family":"Ramakrishnan","given":"Usha","non-dropping-particle":"","parse-names":false,"suffix":""},{"dropping-particle":"","family":"Burrowes","given":"Vanessa","non-dropping-particle":"","parse-names":false,"suffix":""},{"dropping-particle":"","family":"Davila-Roman","given":"Victor","non-dropping-particle":"","parse-names":false,"suffix":""},{"dropping-particle":"","family":"Aravindalochanan","given":"Vigneswari","non-dropping-particle":"","parse-names":false,"suffix":""},{"dropping-particle":"","family":"Chen","given":"Yunyun","non-dropping-particle":"","parse-names":false,"suffix":""},{"dropping-particle":"","family":"Sakas","given":"Zoe","non-dropping-particle":"","parse-names":false,"suffix":""}],"container-title":"The Lancet Respiratory Medicine","id":"ITEM-1","issue":"12","issued":{"date-parts":[["2019","12","1"]]},"page":"1068-1083","publisher":"Lancet Publishing Group","title":"Challenges in the diagnosis of paediatric pneumonia in intervention field trials: recommendations from a pneumonia field trial working group","type":"article","volume":"7"},"uris":["http://www.mendeley.com/documents/?uuid=b6eb3c45-21f7-3c03-aa71-7053287c21d9"]}],"mendeley":{"formattedCitation":"&lt;sup&gt;34&lt;/sup&gt;","plainTextFormattedCitation":"34","previouslyFormattedCitation":"&lt;sup&gt;33&lt;/sup&gt;"},"properties":{"noteIndex":0},"schema":"https://github.com/citation-style-language/schema/raw/master/csl-citation.json"}</w:instrText>
      </w:r>
      <w:r>
        <w:rPr>
          <w:color w:val="000000"/>
          <w:shd w:val="clear" w:color="auto" w:fill="FFFFFF"/>
        </w:rPr>
        <w:fldChar w:fldCharType="separate"/>
      </w:r>
      <w:r w:rsidRPr="008C02B1">
        <w:rPr>
          <w:noProof/>
          <w:color w:val="000000"/>
          <w:shd w:val="clear" w:color="auto" w:fill="FFFFFF"/>
          <w:vertAlign w:val="superscript"/>
        </w:rPr>
        <w:t>34</w:t>
      </w:r>
      <w:r>
        <w:rPr>
          <w:color w:val="000000"/>
          <w:shd w:val="clear" w:color="auto" w:fill="FFFFFF"/>
        </w:rPr>
        <w:fldChar w:fldCharType="end"/>
      </w:r>
      <w:r>
        <w:rPr>
          <w:color w:val="000000"/>
          <w:shd w:val="clear" w:color="auto" w:fill="FFFFFF"/>
        </w:rPr>
        <w:t>, as well as the lack of a safe and</w:t>
      </w:r>
      <w:r>
        <w:t xml:space="preserve"> effective gold-standard for aetiological identification also present a challenge in using published data and studies on causal pathogens and underlying ‘true’ disease. </w:t>
      </w:r>
    </w:p>
    <w:p w14:paraId="45250A12" w14:textId="77777777" w:rsidR="000979B2" w:rsidRDefault="000979B2" w:rsidP="000979B2">
      <w:pPr>
        <w:rPr>
          <w:color w:val="000000"/>
          <w:shd w:val="clear" w:color="auto" w:fill="FFFFFF"/>
        </w:rPr>
      </w:pPr>
      <w:r>
        <w:t>The</w:t>
      </w:r>
      <w:r>
        <w:rPr>
          <w:color w:val="000000"/>
          <w:shd w:val="clear" w:color="auto" w:fill="FFFFFF"/>
        </w:rPr>
        <w:t xml:space="preserve"> proposed natural history model assumes causation of the selected pathogens, however, the attributable fractions estimated in the PERCH study can at best suggest an association. The identification of respiratory pathogens relies on specimens distant to the site of infection, such as nasopharyngeal, blood, and urine samples. Therefore, regardless of the highly sensitive techniques in identifying the organisms, it will lack specificity for establishing causality. </w:t>
      </w:r>
    </w:p>
    <w:p w14:paraId="51E74416" w14:textId="39002D1B" w:rsidR="000979B2" w:rsidRDefault="000979B2" w:rsidP="000979B2">
      <w:pPr>
        <w:spacing w:after="160" w:line="259" w:lineRule="auto"/>
        <w:ind w:firstLine="0"/>
        <w:contextualSpacing w:val="0"/>
        <w:jc w:val="left"/>
        <w:rPr>
          <w:rFonts w:eastAsiaTheme="majorEastAsia" w:cstheme="majorBidi"/>
          <w:b/>
          <w:color w:val="1F4E79" w:themeColor="accent1" w:themeShade="80"/>
          <w:sz w:val="25"/>
          <w:szCs w:val="26"/>
        </w:rPr>
      </w:pPr>
      <w:r>
        <w:t xml:space="preserve">The PERCH study is the largest evaluation of the WHO methodology for the standardized interpretation of paediatric CXRs. The proportions of CXR+ cases in PERCH are used to calculate the incidence of pneumonia as the underlying condition of respiratory symptoms presenting to care, as well as the incidence of bronchiolitis as the underlying condition considered for the remaining proportion (CXR-). </w:t>
      </w:r>
      <w:r>
        <w:rPr>
          <w:color w:val="000000"/>
          <w:shd w:val="clear" w:color="auto" w:fill="FFFFFF"/>
        </w:rPr>
        <w:t xml:space="preserve">However, without </w:t>
      </w:r>
      <w:r>
        <w:t>a safe and effective gold-standard for the diagnosis of pneumonia</w:t>
      </w:r>
      <w:r>
        <w:fldChar w:fldCharType="begin" w:fldLock="1"/>
      </w:r>
      <w:r>
        <w:instrText>ADDIN CSL_CITATION {"citationItems":[{"id":"ITEM-1","itemData":{"DOI":"10.1093/cid/cix143","abstract":"Pneumonia kills more children each year worldwide than any other disease. Nonetheless, accurately determining the causes of childhood pneumonia has remained elusive. Over the past century, the focus of pneumonia etiology research has shifted from studies of lung aspirates and postmortem specimens intent on identifying pneumococcal disease to studies of multiple specimen types distant from the lung that are tested for multiple pathogens. Some major challenges facing modern pneumonia etiology studies include the use of nonspecific and variable case definitions, poor access to pathologic lung tissue and to specimens from fatal cases, poor diagnostic accuracy of assays (especially when testing nonpulmonary specimens), and the interpretation of results when multiple pathogens are detected in a given individual. The future of childhood pneumonia etiology research will likely require integrating data from complementary approaches, including applications of advanced molecular diagnostics and vaccine probe studies, as well as a renewed emphasis on lung aspirates from radiologically confirmed pneumonia and postmortem examinations. Keywords. pneumonia; etiology; causation; acute lower respiratory tract infections. Over the past century, findings of pneumonia etiology studies in children have swung from detection of only bacteria to a preponderance of viruses. This apparent change in the microbial etiology of pneumonia is attributable, perhaps, as much to changes in study design and methodology as to true changes in etiology. The same can be said when comparing the results across recent pneumonia etiology studies. Interpretation and comparison of results from studies that use different case definitions , study designs, specimen collection approaches, and diagnostic tests require recognition of the biases inherent in each approach. Yet, the challenges of determining pneumonia etiology extend beyond controlling for bias. The syndrome of pneumonia is inherently challenging to define and diagnose, and its pathogenesis is complex. In this article, we explore the challenges of determining the microbial etiology of pneumonia, starting with a brief history of pneumonia etiology studies, with particular emphasis on the challenges faced by each era of research. We then enumerate the principal enduring challenges, demonstrating how each challenge can influence results. Finally, we comment on approaches for future research that could resolve the challenges. HISTORY OF PNEUMONI…","author":[{"dropping-particle":"","family":"Feikin","given":"Daniel R","non-dropping-particle":"","parse-names":false,"suffix":""},{"dropping-particle":"","family":"Hammitt","given":"Laura L","non-dropping-particle":"","parse-names":false,"suffix":""},{"dropping-particle":"","family":"Murdoch","given":"David R","non-dropping-particle":"","parse-names":false,"suffix":""},{"dropping-particle":"","family":"O'brien","given":"Katherine L","non-dropping-particle":"","parse-names":false,"suffix":""},{"dropping-particle":"","family":"Anthony","given":"J","non-dropping-particle":"","parse-names":false,"suffix":""},{"dropping-particle":"","family":"Scott","given":"G","non-dropping-particle":"","parse-names":false,"suffix":""}],"container-title":"Clinical Infectious Diseases","id":"ITEM-1","issued":{"date-parts":[["2017"]]},"title":"The Enduring Challenge of Determining Pneumonia Etiology in Children: Considerations for Future Research Priorities","type":"article-journal"},"uris":["http://www.mendeley.com/documents/?uuid=e69398a1-70bb-3f80-901b-f8b6b2e7fa8d"]}],"mendeley":{"formattedCitation":"&lt;sup&gt;5&lt;/sup&gt;","plainTextFormattedCitation":"5","previouslyFormattedCitation":"&lt;sup&gt;5&lt;/sup&gt;"},"properties":{"noteIndex":0},"schema":"https://github.com/citation-style-language/schema/raw/master/csl-citation.json"}</w:instrText>
      </w:r>
      <w:r>
        <w:fldChar w:fldCharType="separate"/>
      </w:r>
      <w:r w:rsidRPr="004D0AEE">
        <w:rPr>
          <w:noProof/>
          <w:vertAlign w:val="superscript"/>
        </w:rPr>
        <w:t>5</w:t>
      </w:r>
      <w:r>
        <w:fldChar w:fldCharType="end"/>
      </w:r>
      <w:r>
        <w:t>, clinical signs of pneumonia and radiological findings may be correlated, without being correlated to ‘true’ pneumonia</w:t>
      </w:r>
      <w:r>
        <w:fldChar w:fldCharType="begin" w:fldLock="1"/>
      </w:r>
      <w:r>
        <w:instrText>ADDIN CSL_CITATION {"citationItems":[{"id":"ITEM-1","itemData":{"DOI":"10.1093/cid/cix089","ISSN":"15376591","PMID":"28575361","abstract":"Background. Chest radiographs (CXRs) are frequently used to assess pneumonia cases. Variations in CXR appearances between epidemiological settings and their correlation with clinical signs are not well documented. Methods. The Pneumonia Etiology Research for Child Health project enrolled 4232 cases of hospitalized World Health Organization (WHO)-defined severe and very severe pneumonia from 9 sites in 7 countries (Bangladesh, the Gambia, Kenya, Mali, South Africa, Thailand, and Zambia). At admission, each case underwent a standardized assessment of clinical signs and pneumonia risk factors by trained health personnel, and a CXR was taken that was interpreted using the standardized WHO methodology. CXRs were categorized as abnormal (consolidation and/or other infiltrate), normal, or uninterpretable. Results. CXRs were interpretable in 3587 (85%) cases, of which 1935 (54%) were abnormal (site range, 35%-64%). Cases with abnormal CXRs were more likely than those with normal CXRs to have hypoxemia (45% vs 26%), crackles (69% vs 62%), tachypnea (85% vs 80%), or fever (20% vs 16%) and less likely to have wheeze (30% vs 38%; all P &lt; .05). CXR consolidation was associated with a higher case fatality ratio at 30-day follow-up (13.5%) compared to other infiltrate (4.7%) or normal (4.9%) CXRs. Conclusions. Clinically diagnosed pneumonia cases with abnormal CXRs were more likely to have signs typically associated with pneumonia. However, CXR-normal cases were common, and clinical signs considered indicative of pneumonia were present in substantial proportions of these cases. CXR-consolidation cases represent a group with an increased likelihood of death at 30 days post-discharge.","author":[{"dropping-particle":"","family":"Fancourt","given":"Nicholas","non-dropping-particle":"","parse-names":false,"suffix":""},{"dropping-particle":"","family":"Knoll","given":"Maria Deloria","non-dropping-particle":"","parse-names":false,"suffix":""},{"dropping-particle":"","family":"Baggett","given":"Henry C.","non-dropping-particle":"","parse-names":false,"suffix":""},{"dropping-particle":"","family":"Brooks","given":"W. Abdullah","non-dropping-particle":"","parse-names":false,"suffix":""},{"dropping-particle":"","family":"Feikin","given":"Daniel R.","non-dropping-particle":"","parse-names":false,"suffix":""},{"dropping-particle":"","family":"Hammitt","given":"Laura L.","non-dropping-particle":"","parse-names":false,"suffix":""},{"dropping-particle":"","family":"Howie","given":"Stephen R.C.","non-dropping-particle":"","parse-names":false,"suffix":""},{"dropping-particle":"","family":"Kotloff","given":"Karen L.","non-dropping-particle":"","parse-names":false,"suffix":""},{"dropping-particle":"","family":"Levine","given":"Orin S.","non-dropping-particle":"","parse-names":false,"suffix":""},{"dropping-particle":"","family":"Madhi","given":"Shabir A.","non-dropping-particle":"","parse-names":false,"suffix":""},{"dropping-particle":"","family":"Murdoch","given":"David R.","non-dropping-particle":"","parse-names":false,"suffix":""},{"dropping-particle":"","family":"Scott","given":"J. Anthony G.","non-dropping-particle":"","parse-names":false,"suffix":""},{"dropping-particle":"","family":"Thea","given":"Donald M.","non-dropping-particle":"","parse-names":false,"suffix":""},{"dropping-particle":"","family":"Awori","given":"Juliet O.","non-dropping-particle":"","parse-names":false,"suffix":""},{"dropping-particle":"","family":"Barger-Kamate","given":"Breanna","non-dropping-particle":"","parse-names":false,"suffix":""},{"dropping-particle":"","family":"Chipeta","given":"James","non-dropping-particle":"","parse-names":false,"suffix":""},{"dropping-particle":"","family":"DeLuca","given":"Andrea N.","non-dropping-particle":"","parse-names":false,"suffix":""},{"dropping-particle":"","family":"Diallo","given":"Mahamadou","non-dropping-particle":"","parse-names":false,"suffix":""},{"dropping-particle":"","family":"Driscoll","given":"Amanda J.","non-dropping-particle":"","parse-names":false,"suffix":""},{"dropping-particle":"","family":"Ebruke","given":"Bernard E.","non-dropping-particle":"","parse-names":false,"suffix":""},{"dropping-particle":"","family":"Higdon","given":"Melissa M.","non-dropping-particle":"","parse-names":false,"suffix":""},{"dropping-particle":"","family":"Jahan","given":"Yasmin","non-dropping-particle":"","parse-names":false,"suffix":""},{"dropping-particle":"","family":"Karron","given":"Ruth A.","non-dropping-particle":"","parse-names":false,"suffix":""},{"dropping-particle":"","family":"Mahomed","given":"Nasreen","non-dropping-particle":"","parse-names":false,"suffix":""},{"dropping-particle":"","family":"Moore","given":"David P.","non-dropping-particle":"","parse-names":false,"suffix":""},{"dropping-particle":"","family":"Nahar","given":"Kamrun","non-dropping-particle":"","parse-names":false,"suffix":""},{"dropping-particle":"","family":"Naorat","given":"Sathapana","non-dropping-particle":"","parse-names":false,"suffix":""},{"dropping-particle":"","family":"Ominde","given":"Micah Silaba","non-dropping-particle":"","parse-names":false,"suffix":""},{"dropping-particle":"","family":"Park","given":"Daniel E.","non-dropping-particle":"","parse-names":false,"suffix":""},{"dropping-particle":"","family":"Prosperi","given":"Christine","non-dropping-particle":"","parse-names":false,"suffix":""},{"dropping-particle":"","family":"Somwe","given":"Somwe Wa","non-dropping-particle":"","parse-names":false,"suffix":""},{"dropping-particle":"","family":"Thamthitiwat","given":"Somsak","non-dropping-particle":"","parse-names":false,"suffix":""},{"dropping-particle":"","family":"Zaman","given":"Syed M.A.","non-dropping-particle":"","parse-names":false,"suffix":""},{"dropping-particle":"","family":"Zeger","given":"Scott L.","non-dropping-particle":"","parse-names":false,"suffix":""},{"dropping-particle":"","family":"O'Brien","given":"Katherine L.","non-dropping-particle":"","parse-names":false,"suffix":""},{"dropping-particle":"","family":"Fu","given":"Wei","non-dropping-particle":"","parse-names":false,"suffix":""},{"dropping-particle":"","family":"Kagucia","given":"E. Wangeci","non-dropping-particle":"","parse-names":false,"suffix":""},{"dropping-particle":"","family":"Li","given":"Mengying","non-dropping-particle":"","parse-names":false,"suffix":""},{"dropping-particle":"","family":"Wu","given":"Zhenke","non-dropping-particle":"","parse-names":false,"suffix":""},{"dropping-particle":"","family":"Watson","given":"Nora L.","non-dropping-particle":"","parse-names":false,"suffix":""},{"dropping-particle":"","family":"Crawley","given":"Jane","non-dropping-particle":"","parse-names":false,"suffix":""},{"dropping-particle":"","family":"Endtz","given":"Hubert P.","non-dropping-particle":"","parse-names":false,"suffix":""},{"dropping-particle":"","family":"Zaman","given":"Khalequ","non-dropping-particle":"","parse-names":false,"suffix":""},{"dropping-particle":"","family":"Goswami","given":"Doli","non-dropping-particle":"","parse-names":false,"suffix":""},{"dropping-particle":"","family":"Hossain","given":"Lokman","non-dropping-particle":"","parse-names":false,"suffix":""},{"dropping-particle":"","family":"Ashraf","given":"Hasan","non-dropping-particle":"","parse-names":false,"suffix":""},{"dropping-particle":"","family":"Antonio","given":"Martin","non-dropping-particle":"","parse-names":false,"suffix":""},{"dropping-particle":"","family":"McLellan","given":"Jessica","non-dropping-particle":"","parse-names":false,"suffix":""},{"dropping-particle":"","family":"Machuka","given":"Eunice","non-dropping-particle":"","parse-names":false,"suffix":""},{"dropping-particle":"","family":"Shamsul","given":"Arifin","non-dropping-particle":"","parse-names":false,"suffix":""},{"dropping-particle":"","family":"Mackenzie","given":"Grant","non-dropping-particle":"","parse-names":false,"suffix":""},{"dropping-particle":"","family":"Morpeth","given":"Susan C.","non-dropping-particle":"","parse-names":false,"suffix":""},{"dropping-particle":"","family":"Kamau","given":"Alice","non-dropping-particle":"","parse-names":false,"suffix":""},{"dropping-particle":"","family":"Kazungu","given":"Sidi","non-dropping-particle":"","parse-names":false,"suffix":""},{"dropping-particle":"","family":"Tapia","given":"Milagritos D.","non-dropping-particle":"","parse-names":false,"suffix":""},{"dropping-particle":"","family":"Sow","given":"Samba O.","non-dropping-particle":"","parse-names":false,"suffix":""},{"dropping-particle":"","family":"Sylla","given":"Mamadou","non-dropping-particle":"","parse-names":false,"suffix":""},{"dropping-particle":"","family":"Tamboura","given":"Boubou","non-dropping-particle":"","parse-names":false,"suffix":""},{"dropping-particle":"","family":"Onwuchekwa","given":"Uma","non-dropping-particle":"","parse-names":false,"suffix":""},{"dropping-particle":"","family":"Kourouma","given":"Nana","non-dropping-particle":"","parse-names":false,"suffix":""},{"dropping-particle":"","family":"Toure","given":"Aliou","non-dropping-particle":"","parse-names":false,"suffix":""},{"dropping-particle":"V.","family":"Adrian","given":"Peter","non-dropping-particle":"","parse-names":false,"suffix":""},{"dropping-particle":"","family":"Baillie","given":"Vicky L.","non-dropping-particle":"","parse-names":false,"suffix":""},{"dropping-particle":"","family":"Kuwanda","given":"Locadiah","non-dropping-particle":"","parse-names":false,"suffix":""},{"dropping-particle":"","family":"Mudau","given":"Azwifarwi","non-dropping-particle":"","parse-names":false,"suffix":""},{"dropping-particle":"","family":"Groome","given":"Michelle J.","non-dropping-particle":"","parse-names":false,"suffix":""},{"dropping-particle":"","family":"Maloney","given":"Susan A.","non-dropping-particle":"","parse-names":false,"suffix":""},{"dropping-particle":"","family":"Bunthi","given":"Charatdao","non-dropping-particle":"","parse-names":false,"suffix":""},{"dropping-particle":"","family":"Rhodes","given":"Julia","non-dropping-particle":"","parse-names":false,"suffix":""},{"dropping-particle":"","family":"Sawatwong","given":"Pongpun","non-dropping-particle":"","parse-names":false,"suffix":""},{"dropping-particle":"","family":"Akarasewi","given":"Pasakorn","non-dropping-particle":"","parse-names":false,"suffix":""},{"dropping-particle":"","family":"Mwananyanda","given":"Lawrence","non-dropping-particle":"","parse-names":false,"suffix":""},{"dropping-particle":"","family":"Seidenberg","given":"Phil","non-dropping-particle":"","parse-names":false,"suffix":""},{"dropping-particle":"","family":"Mwansa","given":"James","non-dropping-particle":"","parse-names":false,"suffix":""},{"dropping-particle":"","family":"Kwenda","given":"Geoffrey","non-dropping-particle":"","parse-names":false,"suffix":""}],"container-title":"Clinical Infectious Diseases","id":"ITEM-1","issue":"suppl_3","issued":{"date-parts":[["2017"]]},"page":"S262-S270","publisher":"Oxford University Press","title":"Chest radiograph findings in childhood pneumonia cases from the multisite PERCH study","type":"article-journal","volume":"64"},"uris":["http://www.mendeley.com/documents/?uuid=64c51bb0-54e6-330e-bc5d-5bb2bb1c9d0f"]}],"mendeley":{"formattedCitation":"&lt;sup&gt;35&lt;/sup&gt;","plainTextFormattedCitation":"35","previouslyFormattedCitation":"&lt;sup&gt;34&lt;/sup&gt;"},"properties":{"noteIndex":0},"schema":"https://github.com/citation-style-language/schema/raw/master/csl-citation.json"}</w:instrText>
      </w:r>
      <w:r>
        <w:fldChar w:fldCharType="separate"/>
      </w:r>
      <w:r w:rsidRPr="008C02B1">
        <w:rPr>
          <w:noProof/>
          <w:vertAlign w:val="superscript"/>
        </w:rPr>
        <w:t>35</w:t>
      </w:r>
      <w:r>
        <w:fldChar w:fldCharType="end"/>
      </w:r>
      <w:r>
        <w:t>. Although, chest radiographs accurately identifies established pathological consolidation, it may miss early stages of infection. Additionally, there is a lack of high concordance on distinguishing normal CXR from other infiltrates</w:t>
      </w:r>
      <w:r>
        <w:fldChar w:fldCharType="begin" w:fldLock="1"/>
      </w:r>
      <w:r>
        <w:instrText>ADDIN CSL_CITATION {"citationItems":[{"id":"ITEM-1","itemData":{"author":[{"dropping-particle":"","family":"Nicholas Fancourt, Maria Deloria Knoll, Breanna Barger-Kamate, John de Campo, Margaret de Campo, Mahamadou Diallo, Bernard E. Ebruke, Daniel R. Feikin, Fergus Gleeson, Wenfeng Gong, Laura L. Hammitt, Rasa Izadnegahdar, Anchalee Kruatrachue, Shabir A. Madh","given":"Katherine L. O’Brien","non-dropping-particle":"","parse-names":false,"suffix":""}],"container-title":"Clinical Infectious Diseases","id":"ITEM-1","issued":{"date-parts":[["2017"]]},"page":"S253–S261","title":"Standardized Interpretation of Chest Radiographs in Cases of Pediatric Pneumonia From the PERCH Study","type":"article-journal"},"uris":["http://www.mendeley.com/documents/?uuid=4ba1713e-cf0b-366f-ab6b-93aa6247b2c5"]}],"mendeley":{"formattedCitation":"&lt;sup&gt;36&lt;/sup&gt;","plainTextFormattedCitation":"36","previouslyFormattedCitation":"&lt;sup&gt;35&lt;/sup&gt;"},"properties":{"noteIndex":0},"schema":"https://github.com/citation-style-language/schema/raw/master/csl-citation.json"}</w:instrText>
      </w:r>
      <w:r>
        <w:fldChar w:fldCharType="separate"/>
      </w:r>
      <w:r w:rsidRPr="008C02B1">
        <w:rPr>
          <w:noProof/>
          <w:vertAlign w:val="superscript"/>
        </w:rPr>
        <w:t>36</w:t>
      </w:r>
      <w:r>
        <w:fldChar w:fldCharType="end"/>
      </w:r>
      <w:r>
        <w:t>, in which the latter imaging feature can overlap with bronchiolitis in infants, with evidence of hyperinflation and localised atelectasis.</w:t>
      </w:r>
      <w:r>
        <w:br w:type="page"/>
      </w:r>
    </w:p>
    <w:p w14:paraId="3564EBC9" w14:textId="49F1877B" w:rsidR="00E31097" w:rsidRDefault="00E31097" w:rsidP="000F21E6">
      <w:pPr>
        <w:pStyle w:val="Heading2"/>
      </w:pPr>
      <w:r>
        <w:lastRenderedPageBreak/>
        <w:t xml:space="preserve">Integrating ALRI with the </w:t>
      </w:r>
      <w:r w:rsidR="004869A5">
        <w:t>H</w:t>
      </w:r>
      <w:r>
        <w:t xml:space="preserve">ealth </w:t>
      </w:r>
      <w:r w:rsidR="004869A5">
        <w:t>S</w:t>
      </w:r>
      <w:r>
        <w:t>ystem</w:t>
      </w:r>
      <w:bookmarkEnd w:id="18"/>
      <w:bookmarkEnd w:id="19"/>
      <w:r>
        <w:t xml:space="preserve"> </w:t>
      </w:r>
    </w:p>
    <w:p w14:paraId="24E5AF91" w14:textId="6490BF32" w:rsidR="00BF5F97" w:rsidRPr="00BF5F97" w:rsidRDefault="00BF5F97" w:rsidP="00BF5F97">
      <w:commentRangeStart w:id="33"/>
      <w:r>
        <w:t>Bacterial pneumonia require oral antibiotics, which are often prescribed at a health centre, and can be diagnosed and treated at the community level by trained community health workers through integrated Community Case Management (iCCM) services. Whereas viral causes of ALRI require supportive care (e.g. oxygen therapy)</w:t>
      </w:r>
      <w:commentRangeEnd w:id="33"/>
      <w:r w:rsidR="00851995">
        <w:rPr>
          <w:rStyle w:val="CommentReference"/>
        </w:rPr>
        <w:commentReference w:id="33"/>
      </w:r>
      <w:r>
        <w:t xml:space="preserve"> or </w:t>
      </w:r>
      <w:commentRangeStart w:id="34"/>
      <w:r>
        <w:t xml:space="preserve">antiviral therapy </w:t>
      </w:r>
      <w:commentRangeEnd w:id="34"/>
      <w:r w:rsidR="002B6717">
        <w:rPr>
          <w:rStyle w:val="CommentReference"/>
        </w:rPr>
        <w:commentReference w:id="34"/>
      </w:r>
      <w:r>
        <w:t>depending on the aetiology. However, given the challenges of aetiological diagnosis, empiric antibiotic treatment is high. Hospitalization is only recommended for the severe cases of pneumonia.</w:t>
      </w:r>
      <w:r w:rsidRPr="008043BA">
        <w:rPr>
          <w:noProof/>
        </w:rPr>
        <w:t xml:space="preserve"> </w:t>
      </w:r>
      <w:r>
        <w:rPr>
          <w:noProof/>
        </w:rPr>
        <w:t>The case-fatality rate in untreated children with pneumonia can be as high as 20%</w:t>
      </w:r>
      <w:r>
        <w:rPr>
          <w:noProof/>
        </w:rPr>
        <w:fldChar w:fldCharType="begin" w:fldLock="1"/>
      </w:r>
      <w:r w:rsidR="008C02B1">
        <w:rPr>
          <w:noProof/>
        </w:rPr>
        <w:instrText>ADDIN CSL_CITATION {"citationItems":[{"id":"ITEM-1","itemData":{"ISSN":"0036-3634","PMID":"3187734","abstract":"Acute respiratory infections of viral or bacterial origin represent 1 of the 3 main causes of morbidity and mortality in children of developing countries, where they typically are responsible for 15-20% of deaths in children under 5. Mortality rates are higher in children under 1 year and decline with age. Fewer than 2% of children with pneumonia in developed countries die, vs. an estimated 10-20% in developing countries. Operational studies indicate that children dying of acute respiratory infections are those who do not receive health services or receive them too late, and those whose moderate infections are inadequately treated. Determining factors include inaccessibility of health services, socioeconomic problems, cultural factors limiting the frequency and acceptance of formal health services, and inadequate management of acute respiratory infections by the general health services. Immunizations, better case management and health education are 3 interventions for control of respirator infections that offer immediate potential benefits for primary health care in developing countries. Vaccinations against whooping cough, measles, and diphtheria are part of the Expanded Program of Immunization. Anti-pneumococcal vaccines and flu shots are not appropriate for use in children in developing countries. Health personnel should be trained to use antibiotics more rationally and efficiently and to make referrals to higher levels of care when needed. Oxygen treatment should be available in secondary and tertiary care centers. Health personnel should be trained to administer simple treatments for other possible complications of respiratory infections. Such measures have been applied sporadically in developing countries and data on their efficacy remain sparse. But mortality rates declined greatly in 1 rural community of India after introduction of the measures, and more proofs of their efficacy will become available as programs develop. It will be necessary to train health agents in differentiation of cases according to gravity, to recommend and apply treatment, to administer antimicrobial drugs, and to refer cases to hospitals. The main decision of the health agent concerns the gravity of the case and not the diagnosis of pneumonia or bronchitis. A classification based on the few most important signs and symptoms will facilitate the 2 principal decisions about treatment; whether to administer antimicrobial and whether to treat at home or refer to a higher leve…","author":[{"dropping-particle":"","family":"Benguigui","given":"Y","non-dropping-particle":"","parse-names":false,"suffix":""}],"container-title":"Salud publica de Mexico","id":"ITEM-1","issue":"3","issued":{"date-parts":[["0"]]},"page":"362-9","title":"[Magnitude and control of acute respiratory infections in children].","type":"article-journal","volume":"30"},"uris":["http://www.mendeley.com/documents/?uuid=5daf9ea5-36e6-366a-bcba-623aaa258e9a"]}],"mendeley":{"formattedCitation":"&lt;sup&gt;37&lt;/sup&gt;","plainTextFormattedCitation":"37","previouslyFormattedCitation":"&lt;sup&gt;36&lt;/sup&gt;"},"properties":{"noteIndex":0},"schema":"https://github.com/citation-style-language/schema/raw/master/csl-citation.json"}</w:instrText>
      </w:r>
      <w:r>
        <w:rPr>
          <w:noProof/>
        </w:rPr>
        <w:fldChar w:fldCharType="separate"/>
      </w:r>
      <w:r w:rsidR="008C02B1" w:rsidRPr="008C02B1">
        <w:rPr>
          <w:noProof/>
          <w:vertAlign w:val="superscript"/>
        </w:rPr>
        <w:t>37</w:t>
      </w:r>
      <w:r>
        <w:rPr>
          <w:noProof/>
        </w:rPr>
        <w:fldChar w:fldCharType="end"/>
      </w:r>
      <w:r>
        <w:rPr>
          <w:noProof/>
        </w:rPr>
        <w:t xml:space="preserve"> and death can occur as early as 3 days after the onset of illness</w:t>
      </w:r>
      <w:r>
        <w:rPr>
          <w:noProof/>
        </w:rPr>
        <w:fldChar w:fldCharType="begin" w:fldLock="1"/>
      </w:r>
      <w:r w:rsidR="008C02B1">
        <w:rPr>
          <w:noProof/>
        </w:rPr>
        <w:instrText>ADDIN CSL_CITATION {"citationItems":[{"id":"ITEM-1","itemData":{"DOI":"10.1093/HEAPOL","abstract":"BACKGROUND A recent situational analysis suggests that post-apartheid South Africa has made some gains with respect to the decentralization and integration of mental health into primary health care. However, service gaps within and between provinces remain, with rural areas particularly underserved. Aim This study aims to calculate and cost a hypothetical human resource mix required to populate a framework for district adult mental health services. This framework embraces the concept of task shifting, where dedicated low cost mental health workers at the community and clinic levels supplement integrated care. METHOD The expected number and cost of human resources was based on: (a) assumptions of service provision derived from existing services in a sub-district demonstration site and a literature review of evidence-based packages of care in low- and middle-income countries; and (b) assumptions of service needs derived from other studies. RESULTS For a nominal population of 100 000, minimal service coverage estimates of 50% for schizophrenia, bipolar affective disorder, major depressive disorder and 30% for post-traumatic stress disorder and maternal depression would require that the primary health care staffing package include one post for a mental health counsellor or equivalent and 7.2 community mental health worker posts. The cost of these personnel amounts to pound28 457 per 100 000 population. This cost can be offset by a reduction in the number of other specialist and non-specialist health personnel required to close service gaps at primary care level. CONCLUSION The adoption of the concept of task shifting can substantially reduce the expected number of health care providers otherwise needed to close mental health service gaps at primary health care level in South Africa at minimal cost and may serve as a model for other middle-income countries.","author":[{"dropping-particle":"","family":"Hortensia","given":"Reyes","non-dropping-particle":"","parse-names":false,"suffix":""},{"dropping-particle":"","family":"Perez-Cuevas","given":"Ricardo","non-dropping-particle":"","parse-names":false,"suffix":""},{"dropping-particle":"","family":"Salmeron","given":"Jorge","non-dropping-particle":"","parse-names":false,"suffix":""},{"dropping-particle":"","family":"Tome","given":"Patricia","non-dropping-particle":"","parse-names":false,"suffix":""},{"dropping-particle":"","family":"Guiscafre","given":"Hector","non-dropping-particle":"","parse-names":false,"suffix":""},{"dropping-particle":"","family":"Gutierrez","given":"Gonzalo","non-dropping-particle":"","parse-names":false,"suffix":""}],"container-title":"Health Policy and Planning","id":"ITEM-1","issue":"3","issued":{"date-parts":[["1997","1","1"]]},"page":"214-230","publisher":"Oxford Academic","title":"Infant Mortality Due to Acute Respiratory Infections: The influence of Primary Care Processes","type":"article-journal","volume":"12"},"uris":["http://www.mendeley.com/documents/?uuid=fab2b995-8136-39b3-a3d0-6c8ec5f3504a"]}],"mendeley":{"formattedCitation":"&lt;sup&gt;38&lt;/sup&gt;","plainTextFormattedCitation":"38","previouslyFormattedCitation":"&lt;sup&gt;37&lt;/sup&gt;"},"properties":{"noteIndex":0},"schema":"https://github.com/citation-style-language/schema/raw/master/csl-citation.json"}</w:instrText>
      </w:r>
      <w:r>
        <w:rPr>
          <w:noProof/>
        </w:rPr>
        <w:fldChar w:fldCharType="separate"/>
      </w:r>
      <w:r w:rsidR="008C02B1" w:rsidRPr="008C02B1">
        <w:rPr>
          <w:noProof/>
          <w:vertAlign w:val="superscript"/>
        </w:rPr>
        <w:t>38</w:t>
      </w:r>
      <w:r>
        <w:rPr>
          <w:noProof/>
        </w:rPr>
        <w:fldChar w:fldCharType="end"/>
      </w:r>
      <w:r>
        <w:rPr>
          <w:noProof/>
        </w:rPr>
        <w:t>. Early initiation of antibiotic treatment after the onset of symptoms such as fast breathing in a child with cough, reduces the progression of a pneumonia infection</w:t>
      </w:r>
      <w:r>
        <w:rPr>
          <w:noProof/>
        </w:rPr>
        <w:fldChar w:fldCharType="begin" w:fldLock="1"/>
      </w:r>
      <w:r w:rsidR="008C02B1">
        <w:rPr>
          <w:noProof/>
        </w:rPr>
        <w:instrText>ADDIN CSL_CITATION {"citationItems":[{"id":"ITEM-1","itemData":{"DOI":"10.2471/BLT.09.065649","ISSN":"00429686","abstract":"Problem: Acute diarrhoeal diseases and acute respiratory infections (ARIs) are the most common causes of child mortality worldwide. Safe, effective and inexpensive solutions are available for prevention and control, but they do not reach needy communities. Approach:Interventions based on research were designed to train and engage community health volunteers (CHVs) to implement a community-based control programme in Nepal. With the advent of the Integrated Management of Childhood Illnesses (IMCI) strategy, this programme subsequently emerged as a community-based IMCI but retained its mainstream activities. We reviewed and analysed policy decisions and programme development, implementation and expansion. Local setting: Severe resource constraints and difficult terrain limit access to health-care facilities in many parts of Nepal. Relevant changes: In districts with interventions, more cases of acute diarrhoea and of ARIs (including pneumonia) were reported. The proportion of diarrhoea cases with dehydration and the proportion of ARI cases with pneumonia were significantly lower in districts with interventions. Case fatality rates due to acute diarrhoea and the proportion of severe pneumonia among ARI cases across the country showed a significant trend towards a decrease from 2004 to 2007. Nepal has succeeded in training many CHVs and is on course to meet the Millennium Development Goal for child mortality. Lessons learnt: The burden of acute diarrhoea and ARIs can be reduced by training and engaging CHVs to implement community-based case management and prevention strategies. Monitoring, supervision and logistical support are essential. Policy decisions based on evidence from national research contributed to the success of the programme.","author":[{"dropping-particle":"","family":"Ghimire","given":"Madhu","non-dropping-particle":"","parse-names":false,"suffix":""},{"dropping-particle":"","family":"Pradhan","given":"Yasho Vardhan","non-dropping-particle":"","parse-names":false,"suffix":""},{"dropping-particle":"","family":"Maskey","given":"Mahesh Kumar","non-dropping-particle":"","parse-names":false,"suffix":""}],"container-title":"Bulletin of the World Health Organization","id":"ITEM-1","issue":"3","issued":{"date-parts":[["2010","3"]]},"page":"216-221","publisher":"World Health Organization","title":"Community-based interventions for diarrhoeal diseases and acute respiratory infections in Nepal","type":"article-journal","volume":"88"},"uris":["http://www.mendeley.com/documents/?uuid=3d2dfce2-68fe-346c-bef0-684e602d6658"]}],"mendeley":{"formattedCitation":"&lt;sup&gt;39&lt;/sup&gt;","plainTextFormattedCitation":"39","previouslyFormattedCitation":"&lt;sup&gt;38&lt;/sup&gt;"},"properties":{"noteIndex":0},"schema":"https://github.com/citation-style-language/schema/raw/master/csl-citation.json"}</w:instrText>
      </w:r>
      <w:r>
        <w:rPr>
          <w:noProof/>
        </w:rPr>
        <w:fldChar w:fldCharType="separate"/>
      </w:r>
      <w:r w:rsidR="008C02B1" w:rsidRPr="008C02B1">
        <w:rPr>
          <w:noProof/>
          <w:vertAlign w:val="superscript"/>
        </w:rPr>
        <w:t>39</w:t>
      </w:r>
      <w:r>
        <w:rPr>
          <w:noProof/>
        </w:rPr>
        <w:fldChar w:fldCharType="end"/>
      </w:r>
      <w:r>
        <w:rPr>
          <w:noProof/>
        </w:rPr>
        <w:t>. In the absence of an early intervention, bacterial penumonia can progress to a severe state where even intraveneous antibiotics have limited impact, leading to the high hospital case-fatality rates for children</w:t>
      </w:r>
      <w:r>
        <w:rPr>
          <w:noProof/>
        </w:rPr>
        <w:fldChar w:fldCharType="begin" w:fldLock="1"/>
      </w:r>
      <w:r w:rsidR="008C02B1">
        <w:rPr>
          <w:noProof/>
        </w:rPr>
        <w:instrText>ADDIN CSL_CITATION {"citationItems":[{"id":"ITEM-1","itemData":{"DOI":"10.1136/bmj.326.7385.361","ISSN":"09598146","abstract":"Objectives: To identify clinical indicators of immediate, early, and late mortality in children at admission to a sub-Saharan district hospital and to develop prognostic scores. Design: Prospective cohort study. Setting: One district hospital in Kenya. Participants: Children aged over 90 days admitted to hospital from 1 July 1998 to 30 June 2001. Main outcome measures: Prognostic indicators of mortality. Results: Of 8091 children admitted up to 1 June 2000, 436 (5%) died. Sixty (14%) died within four hours after admission (immediate), 193 (44%) after 4-48 hours (early), and 183 (42%) after 48 hours (late). There were marked differences in the clinical features associated with immediate, early, and late death. Seven indicators (neurological status, respiratory distress (subcostal indrawing or deep breathing), nutritional status (wasting or kwashiorkor), severe anaemia, jaundice, axillary temperature, and length of history) were included in simplified prognostic scores. Data from 4802 children admitted from 1 July 2000 to 30 June 2001 were used to validate the scores. For simplified prognostic scores the areas under the receiver operating characteristic curves were 0.93 (95% confidence interval 0.92 to 0.94), 0.82 (0.80 to 0.83), and 0.82 (0.81 to 0.84) for immediate, early, and late death, respectively. Conclusion: In children admitted to a sub-Saharan hospital, the prognostic indicators of early and late deaths differ but a small number of simple clinical signs predict outcome well.","author":[{"dropping-particle":"","family":"Berkley","given":"J. A.","non-dropping-particle":"","parse-names":false,"suffix":""},{"dropping-particle":"","family":"Ross","given":"A.","non-dropping-particle":"","parse-names":false,"suffix":""},{"dropping-particle":"","family":"Mwangi","given":"I.","non-dropping-particle":"","parse-names":false,"suffix":""},{"dropping-particle":"","family":"Osier","given":"F. H.A.","non-dropping-particle":"","parse-names":false,"suffix":""},{"dropping-particle":"","family":"Mohammed","given":"M.","non-dropping-particle":"","parse-names":false,"suffix":""},{"dropping-particle":"","family":"Shebbe","given":"M.","non-dropping-particle":"","parse-names":false,"suffix":""},{"dropping-particle":"","family":"Lowe","given":"B. S.","non-dropping-particle":"","parse-names":false,"suffix":""},{"dropping-particle":"","family":"Marsh","given":"K.","non-dropping-particle":"","parse-names":false,"suffix":""},{"dropping-particle":"","family":"Newton","given":"C. R.J.C.","non-dropping-particle":"","parse-names":false,"suffix":""}],"container-title":"British Medical Journal","id":"ITEM-1","issue":"7385","issued":{"date-parts":[["2003","2","15"]]},"page":"361-364","title":"Prognostic indicators of early and late death in children admitted to district hospital in Kenya: Cohort study","type":"article-journal","volume":"326"},"uris":["http://www.mendeley.com/documents/?uuid=11aef162-847a-3ad0-8918-03f773590953"]}],"mendeley":{"formattedCitation":"&lt;sup&gt;40&lt;/sup&gt;","plainTextFormattedCitation":"40","previouslyFormattedCitation":"&lt;sup&gt;39&lt;/sup&gt;"},"properties":{"noteIndex":0},"schema":"https://github.com/citation-style-language/schema/raw/master/csl-citation.json"}</w:instrText>
      </w:r>
      <w:r>
        <w:rPr>
          <w:noProof/>
        </w:rPr>
        <w:fldChar w:fldCharType="separate"/>
      </w:r>
      <w:r w:rsidR="008C02B1" w:rsidRPr="008C02B1">
        <w:rPr>
          <w:noProof/>
          <w:vertAlign w:val="superscript"/>
        </w:rPr>
        <w:t>40</w:t>
      </w:r>
      <w:r>
        <w:rPr>
          <w:noProof/>
        </w:rPr>
        <w:fldChar w:fldCharType="end"/>
      </w:r>
      <w:r>
        <w:rPr>
          <w:noProof/>
        </w:rPr>
        <w:t>.</w:t>
      </w:r>
    </w:p>
    <w:p w14:paraId="5008E755" w14:textId="72B9E610" w:rsidR="004869A5" w:rsidRDefault="004869A5" w:rsidP="004869A5">
      <w:pPr>
        <w:pStyle w:val="Heading3"/>
      </w:pPr>
      <w:bookmarkStart w:id="35" w:name="_Toc64288811"/>
      <w:r>
        <w:t>Health care seeking</w:t>
      </w:r>
      <w:bookmarkEnd w:id="35"/>
    </w:p>
    <w:p w14:paraId="755A7A6A" w14:textId="027FD350" w:rsidR="004869A5" w:rsidRDefault="004869A5" w:rsidP="004869A5">
      <w:r>
        <w:t xml:space="preserve">Natural history models reflect the underlying disease conditions of a sick child, who will present for care with signs and symptoms, then based on </w:t>
      </w:r>
      <w:del w:id="36" w:author="Colbourn, Tim" w:date="2021-03-01T14:21:00Z">
        <w:r w:rsidDel="00E00B81">
          <w:delText xml:space="preserve">these </w:delText>
        </w:r>
      </w:del>
      <w:r>
        <w:t>clinical algorithm</w:t>
      </w:r>
      <w:ins w:id="37" w:author="Colbourn, Tim" w:date="2021-03-01T14:21:00Z">
        <w:r w:rsidR="004F15F0">
          <w:t>s</w:t>
        </w:r>
      </w:ins>
      <w:r>
        <w:t xml:space="preserve"> and diagnostic tests, the healthcare worker will assign a disease diagnosis or classification and treat accordingly.</w:t>
      </w:r>
    </w:p>
    <w:p w14:paraId="62D06292" w14:textId="6DD1CDF8" w:rsidR="004869A5" w:rsidRDefault="004869A5" w:rsidP="004869A5">
      <w:pPr>
        <w:rPr>
          <w:noProof/>
        </w:rPr>
      </w:pPr>
      <w:r>
        <w:rPr>
          <w:szCs w:val="21"/>
        </w:rPr>
        <w:t xml:space="preserve">A set of signs and symptoms arising from </w:t>
      </w:r>
      <w:ins w:id="38" w:author="Colbourn, Tim" w:date="2021-03-01T14:21:00Z">
        <w:r w:rsidR="004F15F0">
          <w:rPr>
            <w:szCs w:val="21"/>
          </w:rPr>
          <w:t xml:space="preserve">the </w:t>
        </w:r>
      </w:ins>
      <w:r>
        <w:rPr>
          <w:szCs w:val="21"/>
        </w:rPr>
        <w:t xml:space="preserve">ALRI module are incorporated in the Symptoms Manager. This is </w:t>
      </w:r>
      <w:r>
        <w:rPr>
          <w:noProof/>
        </w:rPr>
        <w:t xml:space="preserve">a module in the TLO model that manges all symptoms coming from all disease modules and organises them for Health Seeking Behaviour module's use. The latter will then assign a probability of </w:t>
      </w:r>
      <w:r w:rsidRPr="006064EC">
        <w:t>care seeking based on the Ng’ambi et al.</w:t>
      </w:r>
      <w:r>
        <w:t xml:space="preserve"> </w:t>
      </w:r>
      <w:r>
        <w:rPr>
          <w:szCs w:val="21"/>
        </w:rPr>
        <w:t xml:space="preserve">2020 </w:t>
      </w:r>
      <w:r>
        <w:t>analyses</w:t>
      </w:r>
      <w:r w:rsidRPr="006064EC">
        <w:t xml:space="preserve"> of the</w:t>
      </w:r>
      <w:r>
        <w:t xml:space="preserve"> 2016</w:t>
      </w:r>
      <w:r w:rsidRPr="006064EC">
        <w:t xml:space="preserve"> Malawi Integrated Household Survey data</w:t>
      </w:r>
      <w:r>
        <w:rPr>
          <w:szCs w:val="21"/>
        </w:rPr>
        <w:fldChar w:fldCharType="begin" w:fldLock="1"/>
      </w:r>
      <w:r w:rsidR="008C02B1">
        <w:rPr>
          <w:szCs w:val="21"/>
        </w:rPr>
        <w:instrText>ADDIN CSL_CITATION {"citationItems":[{"id":"ITEM-1","itemData":{"DOI":"10.1111/tmi.13499","ISSN":"13653156","PMID":"32981174","abstract":"Objective: To characterise health seeking behaviour (HSB) and determine its predictors amongst children in Malawi in 2016. Methods: We used the 2016 Malawi Integrated Household Survey data set. The outcome of interest was HSB, defined as seeking care at a health facility amongst people who reported one or more of a list of possible symptoms given on the questionnaire in the past two weeks. We fitted a multivariate logistic regression model of HSB using a forward step-wise selection method, with age, sex and symptoms entered as a priori variables. Results: Of 5350 children, 1666 (32%) had symptoms in the past two weeks. Of the 1666, 1008 (61%) sought care at health facility. The children aged 5–14 years were less likely to be taken to health facilities for health care than those aged 0–4 years. Having fever vs. not having fever and having a skin problem vs. not having skin problem were associated with increased likelihood of HSB. Having a headache vs. not having a headache was associated with lower likelihood of accessing care at health facilities (AOR = 0.50, 95% CI: 0.26–0.96, P = 0.04). Children from urban areas were more likely to be taken to health facilities for health care (AOR = 1.81, 95% CI: 1.17–2.85, P = 0.008), as were children from households with a high wealth status (AOR = 1.86, 95% CI: 1.25–2.78, P = 0.02). Conclusion: There is a need to understand and address individual, socio-economic and geographical barriers to health seeking to increase access and use of health care and fast-track progress towards Universal Health Coverage.","author":[{"dropping-particle":"","family":"Ng'ambi","given":"Wingston","non-dropping-particle":"","parse-names":false,"suffix":""},{"dropping-particle":"","family":"Mangal","given":"Tara","non-dropping-particle":"","parse-names":false,"suffix":""},{"dropping-particle":"","family":"Phillips","given":"Andrew","non-dropping-particle":"","parse-names":false,"suffix":""},{"dropping-particle":"","family":"Colbourn","given":"Tim","non-dropping-particle":"","parse-names":false,"suffix":""},{"dropping-particle":"","family":"Mfutso-Bengo","given":"Joseph","non-dropping-particle":"","parse-names":false,"suffix":""},{"dropping-particle":"","family":"Revill","given":"Paul","non-dropping-particle":"","parse-names":false,"suffix":""},{"dropping-particle":"","family":"Hallett","given":"Timothy B.","non-dropping-particle":"","parse-names":false,"suffix":""}],"container-title":"Tropical Medicine and International Health","id":"ITEM-1","issued":{"date-parts":[["2020"]]},"publisher":"Blackwell Publishing Ltd","title":"Factors associated with healthcare seeking behaviour for children in Malawi: 2016","type":"article-journal"},"uris":["http://www.mendeley.com/documents/?uuid=1eebd072-fd27-3cf9-b3ca-a7800b3e3f08"]}],"mendeley":{"formattedCitation":"&lt;sup&gt;41&lt;/sup&gt;","plainTextFormattedCitation":"41","previouslyFormattedCitation":"&lt;sup&gt;40&lt;/sup&gt;"},"properties":{"noteIndex":0},"schema":"https://github.com/citation-style-language/schema/raw/master/csl-citation.json"}</w:instrText>
      </w:r>
      <w:r>
        <w:rPr>
          <w:szCs w:val="21"/>
        </w:rPr>
        <w:fldChar w:fldCharType="separate"/>
      </w:r>
      <w:r w:rsidR="008C02B1" w:rsidRPr="008C02B1">
        <w:rPr>
          <w:noProof/>
          <w:szCs w:val="21"/>
          <w:vertAlign w:val="superscript"/>
        </w:rPr>
        <w:t>41</w:t>
      </w:r>
      <w:r>
        <w:rPr>
          <w:szCs w:val="21"/>
        </w:rPr>
        <w:fldChar w:fldCharType="end"/>
      </w:r>
      <w:r>
        <w:rPr>
          <w:szCs w:val="21"/>
        </w:rPr>
        <w:t>. Those who sought care will then interact will the health system.</w:t>
      </w:r>
    </w:p>
    <w:p w14:paraId="7E634C16" w14:textId="5E09833C" w:rsidR="00B8648D" w:rsidRDefault="004869A5" w:rsidP="00521AC9">
      <w:r>
        <w:rPr>
          <w:szCs w:val="21"/>
        </w:rPr>
        <w:t>The ALRI module generates a range of signs and symptoms.</w:t>
      </w:r>
      <w:r w:rsidR="00E31097">
        <w:t xml:space="preserve"> The probability of developing a particular symptom is yet to be determined. This will require review of studies with published data on proportion of each symptom displayed by cases, to then be correlated to IMCI clinical algorithm. </w:t>
      </w:r>
      <w:r w:rsidR="000F21E6">
        <w:t xml:space="preserve">Currently, the signs and symptoms </w:t>
      </w:r>
      <w:r w:rsidR="00521AC9">
        <w:t>developed by a</w:t>
      </w:r>
      <w:r w:rsidR="000F21E6">
        <w:t xml:space="preserve"> child with</w:t>
      </w:r>
      <w:r>
        <w:t xml:space="preserve"> uncomplicated</w:t>
      </w:r>
      <w:r w:rsidR="000F21E6">
        <w:t xml:space="preserve"> ALRI</w:t>
      </w:r>
      <w:r w:rsidR="00521AC9">
        <w:t xml:space="preserve"> are listed in Table 9, with dummy values for their probabilities.</w:t>
      </w:r>
    </w:p>
    <w:p w14:paraId="081AA9A2" w14:textId="2C91EBC9" w:rsidR="00B8648D" w:rsidRDefault="00B8648D" w:rsidP="00B8648D">
      <w:pPr>
        <w:pStyle w:val="Caption"/>
        <w:keepNext/>
      </w:pPr>
      <w:r>
        <w:t xml:space="preserve">Table </w:t>
      </w:r>
      <w:fldSimple w:instr=" SEQ Table \* ARABIC ">
        <w:r w:rsidR="000979B2">
          <w:rPr>
            <w:noProof/>
          </w:rPr>
          <w:t>9</w:t>
        </w:r>
      </w:fldSimple>
      <w:r>
        <w:t xml:space="preserve"> – </w:t>
      </w:r>
      <w:commentRangeStart w:id="39"/>
      <w:r>
        <w:t>Probabilities of each disease state developing each symptom</w:t>
      </w:r>
      <w:commentRangeEnd w:id="39"/>
      <w:r w:rsidR="00462DE9">
        <w:rPr>
          <w:rStyle w:val="CommentReference"/>
          <w:rFonts w:eastAsiaTheme="minorHAnsi"/>
          <w:b w:val="0"/>
          <w:iCs w:val="0"/>
        </w:rPr>
        <w:commentReference w:id="39"/>
      </w:r>
    </w:p>
    <w:tbl>
      <w:tblPr>
        <w:tblW w:w="6989" w:type="dxa"/>
        <w:tblInd w:w="-10" w:type="dxa"/>
        <w:tblLook w:val="04A0" w:firstRow="1" w:lastRow="0" w:firstColumn="1" w:lastColumn="0" w:noHBand="0" w:noVBand="1"/>
      </w:tblPr>
      <w:tblGrid>
        <w:gridCol w:w="3040"/>
        <w:gridCol w:w="1300"/>
        <w:gridCol w:w="1300"/>
        <w:gridCol w:w="1349"/>
      </w:tblGrid>
      <w:tr w:rsidR="00B8648D" w:rsidRPr="00B8648D" w14:paraId="3CEBFC66" w14:textId="77777777" w:rsidTr="00B8648D">
        <w:trPr>
          <w:gridBefore w:val="1"/>
          <w:wBefore w:w="3040" w:type="dxa"/>
          <w:trHeight w:val="320"/>
        </w:trPr>
        <w:tc>
          <w:tcPr>
            <w:tcW w:w="3949" w:type="dxa"/>
            <w:gridSpan w:val="3"/>
            <w:tcBorders>
              <w:top w:val="single" w:sz="8" w:space="0" w:color="auto"/>
              <w:left w:val="single" w:sz="8" w:space="0" w:color="auto"/>
              <w:bottom w:val="single" w:sz="8" w:space="0" w:color="auto"/>
              <w:right w:val="single" w:sz="8" w:space="0" w:color="000000"/>
            </w:tcBorders>
            <w:shd w:val="clear" w:color="000000" w:fill="A9D08E"/>
            <w:noWrap/>
            <w:vAlign w:val="center"/>
            <w:hideMark/>
          </w:tcPr>
          <w:p w14:paraId="4DAB3A64" w14:textId="77777777" w:rsidR="00B8648D" w:rsidRPr="00B8648D" w:rsidRDefault="00B8648D" w:rsidP="00B8648D">
            <w:pPr>
              <w:spacing w:after="0" w:line="240" w:lineRule="auto"/>
              <w:ind w:firstLine="0"/>
              <w:contextualSpacing w:val="0"/>
              <w:jc w:val="center"/>
              <w:rPr>
                <w:rFonts w:eastAsia="Times New Roman" w:cs="Arial"/>
                <w:b/>
                <w:bCs/>
                <w:color w:val="000000"/>
                <w:sz w:val="21"/>
                <w:szCs w:val="21"/>
                <w:lang w:eastAsia="en-GB"/>
              </w:rPr>
            </w:pPr>
            <w:r w:rsidRPr="00B8648D">
              <w:rPr>
                <w:rFonts w:eastAsia="Times New Roman" w:cs="Arial"/>
                <w:b/>
                <w:bCs/>
                <w:color w:val="000000"/>
                <w:sz w:val="21"/>
                <w:szCs w:val="21"/>
                <w:lang w:eastAsia="en-GB"/>
              </w:rPr>
              <w:t>Uncomplicated ALRI</w:t>
            </w:r>
          </w:p>
        </w:tc>
      </w:tr>
      <w:tr w:rsidR="00B8648D" w:rsidRPr="00B8648D" w14:paraId="1656098E" w14:textId="77777777" w:rsidTr="00B8648D">
        <w:trPr>
          <w:trHeight w:val="550"/>
        </w:trPr>
        <w:tc>
          <w:tcPr>
            <w:tcW w:w="3040" w:type="dxa"/>
            <w:tcBorders>
              <w:top w:val="single" w:sz="8" w:space="0" w:color="auto"/>
              <w:left w:val="single" w:sz="8" w:space="0" w:color="auto"/>
              <w:bottom w:val="single" w:sz="8" w:space="0" w:color="auto"/>
              <w:right w:val="single" w:sz="8" w:space="0" w:color="auto"/>
            </w:tcBorders>
            <w:shd w:val="clear" w:color="000000" w:fill="BDD7EE"/>
            <w:vAlign w:val="center"/>
            <w:hideMark/>
          </w:tcPr>
          <w:p w14:paraId="443EA860" w14:textId="77777777" w:rsidR="00B8648D" w:rsidRPr="00B8648D" w:rsidRDefault="00B8648D" w:rsidP="00B8648D">
            <w:pPr>
              <w:spacing w:after="0" w:line="240" w:lineRule="auto"/>
              <w:ind w:firstLine="0"/>
              <w:contextualSpacing w:val="0"/>
              <w:jc w:val="left"/>
              <w:rPr>
                <w:rFonts w:eastAsia="Times New Roman" w:cs="Arial"/>
                <w:b/>
                <w:bCs/>
                <w:color w:val="000000"/>
                <w:sz w:val="21"/>
                <w:szCs w:val="21"/>
                <w:lang w:eastAsia="en-GB"/>
              </w:rPr>
            </w:pPr>
            <w:r w:rsidRPr="00B8648D">
              <w:rPr>
                <w:rFonts w:eastAsia="Times New Roman" w:cs="Arial"/>
                <w:b/>
                <w:bCs/>
                <w:color w:val="000000"/>
                <w:sz w:val="21"/>
                <w:szCs w:val="21"/>
                <w:lang w:eastAsia="en-GB"/>
              </w:rPr>
              <w:t>Signs and Symptoms</w:t>
            </w:r>
          </w:p>
        </w:tc>
        <w:tc>
          <w:tcPr>
            <w:tcW w:w="1300" w:type="dxa"/>
            <w:tcBorders>
              <w:top w:val="nil"/>
              <w:left w:val="nil"/>
              <w:bottom w:val="single" w:sz="8" w:space="0" w:color="auto"/>
              <w:right w:val="single" w:sz="4" w:space="0" w:color="auto"/>
            </w:tcBorders>
            <w:shd w:val="clear" w:color="000000" w:fill="E2EFDA"/>
            <w:vAlign w:val="center"/>
            <w:hideMark/>
          </w:tcPr>
          <w:p w14:paraId="32CE441E"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Viral Pneumonia</w:t>
            </w:r>
          </w:p>
        </w:tc>
        <w:tc>
          <w:tcPr>
            <w:tcW w:w="1300" w:type="dxa"/>
            <w:tcBorders>
              <w:top w:val="nil"/>
              <w:left w:val="nil"/>
              <w:bottom w:val="single" w:sz="8" w:space="0" w:color="auto"/>
              <w:right w:val="single" w:sz="4" w:space="0" w:color="auto"/>
            </w:tcBorders>
            <w:shd w:val="clear" w:color="000000" w:fill="E2EFDA"/>
            <w:vAlign w:val="center"/>
            <w:hideMark/>
          </w:tcPr>
          <w:p w14:paraId="2E17F330"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Bacterial Pneumonia</w:t>
            </w:r>
          </w:p>
        </w:tc>
        <w:tc>
          <w:tcPr>
            <w:tcW w:w="1349" w:type="dxa"/>
            <w:tcBorders>
              <w:top w:val="nil"/>
              <w:left w:val="nil"/>
              <w:bottom w:val="single" w:sz="8" w:space="0" w:color="auto"/>
              <w:right w:val="single" w:sz="8" w:space="0" w:color="auto"/>
            </w:tcBorders>
            <w:shd w:val="clear" w:color="000000" w:fill="E2EFDA"/>
            <w:vAlign w:val="center"/>
            <w:hideMark/>
          </w:tcPr>
          <w:p w14:paraId="67D94C6E"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Bronchiolitis</w:t>
            </w:r>
          </w:p>
        </w:tc>
      </w:tr>
      <w:tr w:rsidR="00B8648D" w:rsidRPr="00B8648D" w14:paraId="120308EA"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7DB94E25"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fever</w:t>
            </w:r>
          </w:p>
        </w:tc>
        <w:tc>
          <w:tcPr>
            <w:tcW w:w="1300" w:type="dxa"/>
            <w:tcBorders>
              <w:top w:val="nil"/>
              <w:left w:val="nil"/>
              <w:bottom w:val="single" w:sz="4" w:space="0" w:color="auto"/>
              <w:right w:val="single" w:sz="4" w:space="0" w:color="auto"/>
            </w:tcBorders>
            <w:shd w:val="clear" w:color="auto" w:fill="auto"/>
            <w:noWrap/>
            <w:vAlign w:val="center"/>
            <w:hideMark/>
          </w:tcPr>
          <w:p w14:paraId="48F7DF2C"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0.6</w:t>
            </w:r>
          </w:p>
        </w:tc>
        <w:tc>
          <w:tcPr>
            <w:tcW w:w="1300" w:type="dxa"/>
            <w:tcBorders>
              <w:top w:val="nil"/>
              <w:left w:val="nil"/>
              <w:bottom w:val="single" w:sz="4" w:space="0" w:color="auto"/>
              <w:right w:val="single" w:sz="4" w:space="0" w:color="auto"/>
            </w:tcBorders>
            <w:shd w:val="clear" w:color="auto" w:fill="auto"/>
            <w:noWrap/>
            <w:vAlign w:val="center"/>
            <w:hideMark/>
          </w:tcPr>
          <w:p w14:paraId="68396D0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0.8</w:t>
            </w:r>
          </w:p>
        </w:tc>
        <w:tc>
          <w:tcPr>
            <w:tcW w:w="1349" w:type="dxa"/>
            <w:tcBorders>
              <w:top w:val="nil"/>
              <w:left w:val="nil"/>
              <w:bottom w:val="single" w:sz="4" w:space="0" w:color="auto"/>
              <w:right w:val="single" w:sz="8" w:space="0" w:color="auto"/>
            </w:tcBorders>
            <w:shd w:val="clear" w:color="auto" w:fill="auto"/>
            <w:noWrap/>
            <w:vAlign w:val="center"/>
            <w:hideMark/>
          </w:tcPr>
          <w:p w14:paraId="7E18A1C5"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0.4</w:t>
            </w:r>
          </w:p>
        </w:tc>
      </w:tr>
      <w:tr w:rsidR="00B8648D" w:rsidRPr="00B8648D" w14:paraId="5E7956F3"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1979C6B6"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cough</w:t>
            </w:r>
          </w:p>
        </w:tc>
        <w:tc>
          <w:tcPr>
            <w:tcW w:w="1300" w:type="dxa"/>
            <w:tcBorders>
              <w:top w:val="nil"/>
              <w:left w:val="nil"/>
              <w:bottom w:val="single" w:sz="4" w:space="0" w:color="auto"/>
              <w:right w:val="single" w:sz="4" w:space="0" w:color="auto"/>
            </w:tcBorders>
            <w:shd w:val="clear" w:color="auto" w:fill="auto"/>
            <w:noWrap/>
            <w:vAlign w:val="center"/>
            <w:hideMark/>
          </w:tcPr>
          <w:p w14:paraId="6FC8F574"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00" w:type="dxa"/>
            <w:tcBorders>
              <w:top w:val="nil"/>
              <w:left w:val="nil"/>
              <w:bottom w:val="single" w:sz="4" w:space="0" w:color="auto"/>
              <w:right w:val="single" w:sz="4" w:space="0" w:color="auto"/>
            </w:tcBorders>
            <w:shd w:val="clear" w:color="auto" w:fill="auto"/>
            <w:noWrap/>
            <w:vAlign w:val="center"/>
            <w:hideMark/>
          </w:tcPr>
          <w:p w14:paraId="0B7D4BF8"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49" w:type="dxa"/>
            <w:tcBorders>
              <w:top w:val="nil"/>
              <w:left w:val="nil"/>
              <w:bottom w:val="single" w:sz="4" w:space="0" w:color="auto"/>
              <w:right w:val="single" w:sz="8" w:space="0" w:color="auto"/>
            </w:tcBorders>
            <w:shd w:val="clear" w:color="auto" w:fill="auto"/>
            <w:noWrap/>
            <w:vAlign w:val="center"/>
            <w:hideMark/>
          </w:tcPr>
          <w:p w14:paraId="60D82110"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r>
      <w:tr w:rsidR="00B8648D" w:rsidRPr="00B8648D" w14:paraId="40DB7BC5"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700996F2" w14:textId="6E077018" w:rsidR="00B8648D" w:rsidRPr="00B8648D" w:rsidRDefault="00521AC9" w:rsidP="00B8648D">
            <w:pPr>
              <w:spacing w:after="0" w:line="240" w:lineRule="auto"/>
              <w:ind w:firstLine="0"/>
              <w:contextualSpacing w:val="0"/>
              <w:jc w:val="left"/>
              <w:rPr>
                <w:rFonts w:eastAsia="Times New Roman" w:cs="Arial"/>
                <w:color w:val="000000"/>
                <w:sz w:val="21"/>
                <w:szCs w:val="21"/>
                <w:lang w:eastAsia="en-GB"/>
              </w:rPr>
            </w:pPr>
            <w:r>
              <w:rPr>
                <w:rFonts w:eastAsia="Times New Roman" w:cs="Arial"/>
                <w:color w:val="000000"/>
                <w:sz w:val="21"/>
                <w:szCs w:val="21"/>
                <w:lang w:eastAsia="en-GB"/>
              </w:rPr>
              <w:t xml:space="preserve">difficult </w:t>
            </w:r>
            <w:r w:rsidR="00B8648D" w:rsidRPr="00B8648D">
              <w:rPr>
                <w:rFonts w:eastAsia="Times New Roman" w:cs="Arial"/>
                <w:color w:val="000000"/>
                <w:sz w:val="21"/>
                <w:szCs w:val="21"/>
                <w:lang w:eastAsia="en-GB"/>
              </w:rPr>
              <w:t>breathing</w:t>
            </w:r>
          </w:p>
        </w:tc>
        <w:tc>
          <w:tcPr>
            <w:tcW w:w="1300" w:type="dxa"/>
            <w:tcBorders>
              <w:top w:val="nil"/>
              <w:left w:val="nil"/>
              <w:bottom w:val="single" w:sz="4" w:space="0" w:color="auto"/>
              <w:right w:val="single" w:sz="4" w:space="0" w:color="auto"/>
            </w:tcBorders>
            <w:shd w:val="clear" w:color="auto" w:fill="auto"/>
            <w:noWrap/>
            <w:vAlign w:val="center"/>
            <w:hideMark/>
          </w:tcPr>
          <w:p w14:paraId="3AF0A69E"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00" w:type="dxa"/>
            <w:tcBorders>
              <w:top w:val="nil"/>
              <w:left w:val="nil"/>
              <w:bottom w:val="single" w:sz="4" w:space="0" w:color="auto"/>
              <w:right w:val="single" w:sz="4" w:space="0" w:color="auto"/>
            </w:tcBorders>
            <w:shd w:val="clear" w:color="auto" w:fill="auto"/>
            <w:noWrap/>
            <w:vAlign w:val="center"/>
            <w:hideMark/>
          </w:tcPr>
          <w:p w14:paraId="3D34DA09"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49" w:type="dxa"/>
            <w:tcBorders>
              <w:top w:val="nil"/>
              <w:left w:val="nil"/>
              <w:bottom w:val="single" w:sz="4" w:space="0" w:color="auto"/>
              <w:right w:val="single" w:sz="8" w:space="0" w:color="auto"/>
            </w:tcBorders>
            <w:shd w:val="clear" w:color="auto" w:fill="auto"/>
            <w:noWrap/>
            <w:vAlign w:val="center"/>
            <w:hideMark/>
          </w:tcPr>
          <w:p w14:paraId="2F9D4E8E"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r>
      <w:tr w:rsidR="00B8648D" w:rsidRPr="00B8648D" w14:paraId="547EC4F4"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3F281AC5"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tachypnoea</w:t>
            </w:r>
          </w:p>
        </w:tc>
        <w:tc>
          <w:tcPr>
            <w:tcW w:w="1300" w:type="dxa"/>
            <w:tcBorders>
              <w:top w:val="nil"/>
              <w:left w:val="nil"/>
              <w:bottom w:val="single" w:sz="4" w:space="0" w:color="auto"/>
              <w:right w:val="single" w:sz="4" w:space="0" w:color="auto"/>
            </w:tcBorders>
            <w:shd w:val="clear" w:color="auto" w:fill="auto"/>
            <w:noWrap/>
            <w:vAlign w:val="center"/>
            <w:hideMark/>
          </w:tcPr>
          <w:p w14:paraId="0097C81E"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00" w:type="dxa"/>
            <w:tcBorders>
              <w:top w:val="nil"/>
              <w:left w:val="nil"/>
              <w:bottom w:val="single" w:sz="4" w:space="0" w:color="auto"/>
              <w:right w:val="single" w:sz="4" w:space="0" w:color="auto"/>
            </w:tcBorders>
            <w:shd w:val="clear" w:color="auto" w:fill="auto"/>
            <w:noWrap/>
            <w:vAlign w:val="center"/>
            <w:hideMark/>
          </w:tcPr>
          <w:p w14:paraId="59E4E47D"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c>
          <w:tcPr>
            <w:tcW w:w="1349" w:type="dxa"/>
            <w:tcBorders>
              <w:top w:val="nil"/>
              <w:left w:val="nil"/>
              <w:bottom w:val="single" w:sz="4" w:space="0" w:color="auto"/>
              <w:right w:val="single" w:sz="8" w:space="0" w:color="auto"/>
            </w:tcBorders>
            <w:shd w:val="clear" w:color="auto" w:fill="auto"/>
            <w:noWrap/>
            <w:vAlign w:val="center"/>
            <w:hideMark/>
          </w:tcPr>
          <w:p w14:paraId="3D1E751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0.9</w:t>
            </w:r>
          </w:p>
        </w:tc>
      </w:tr>
      <w:tr w:rsidR="00B8648D" w:rsidRPr="00B8648D" w14:paraId="4381A454"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1E569710"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chest wall indrawing</w:t>
            </w:r>
          </w:p>
        </w:tc>
        <w:tc>
          <w:tcPr>
            <w:tcW w:w="1300" w:type="dxa"/>
            <w:tcBorders>
              <w:top w:val="nil"/>
              <w:left w:val="nil"/>
              <w:bottom w:val="single" w:sz="4" w:space="0" w:color="auto"/>
              <w:right w:val="single" w:sz="4" w:space="0" w:color="auto"/>
            </w:tcBorders>
            <w:shd w:val="clear" w:color="auto" w:fill="auto"/>
            <w:noWrap/>
            <w:vAlign w:val="center"/>
            <w:hideMark/>
          </w:tcPr>
          <w:p w14:paraId="7AEE1328"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0.6</w:t>
            </w:r>
          </w:p>
        </w:tc>
        <w:tc>
          <w:tcPr>
            <w:tcW w:w="1300" w:type="dxa"/>
            <w:tcBorders>
              <w:top w:val="nil"/>
              <w:left w:val="nil"/>
              <w:bottom w:val="single" w:sz="4" w:space="0" w:color="auto"/>
              <w:right w:val="single" w:sz="4" w:space="0" w:color="auto"/>
            </w:tcBorders>
            <w:shd w:val="clear" w:color="auto" w:fill="auto"/>
            <w:noWrap/>
            <w:vAlign w:val="center"/>
            <w:hideMark/>
          </w:tcPr>
          <w:p w14:paraId="1A61D746"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0.6</w:t>
            </w:r>
          </w:p>
        </w:tc>
        <w:tc>
          <w:tcPr>
            <w:tcW w:w="1349" w:type="dxa"/>
            <w:tcBorders>
              <w:top w:val="nil"/>
              <w:left w:val="nil"/>
              <w:bottom w:val="single" w:sz="4" w:space="0" w:color="auto"/>
              <w:right w:val="single" w:sz="8" w:space="0" w:color="auto"/>
            </w:tcBorders>
            <w:shd w:val="clear" w:color="auto" w:fill="auto"/>
            <w:noWrap/>
            <w:vAlign w:val="center"/>
            <w:hideMark/>
          </w:tcPr>
          <w:p w14:paraId="368C6814"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0.4</w:t>
            </w:r>
          </w:p>
        </w:tc>
      </w:tr>
      <w:tr w:rsidR="00B8648D" w:rsidRPr="00B8648D" w14:paraId="13352BFB"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5F89F4EB" w14:textId="491E3D4F"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lethargy or unconsciousness*</w:t>
            </w:r>
          </w:p>
        </w:tc>
        <w:tc>
          <w:tcPr>
            <w:tcW w:w="1300" w:type="dxa"/>
            <w:tcBorders>
              <w:top w:val="nil"/>
              <w:left w:val="nil"/>
              <w:bottom w:val="single" w:sz="4" w:space="0" w:color="auto"/>
              <w:right w:val="single" w:sz="4" w:space="0" w:color="auto"/>
            </w:tcBorders>
            <w:shd w:val="clear" w:color="auto" w:fill="auto"/>
            <w:noWrap/>
            <w:vAlign w:val="center"/>
            <w:hideMark/>
          </w:tcPr>
          <w:p w14:paraId="4A85C35F"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4" w:space="0" w:color="auto"/>
              <w:right w:val="single" w:sz="4" w:space="0" w:color="auto"/>
            </w:tcBorders>
            <w:shd w:val="clear" w:color="auto" w:fill="auto"/>
            <w:noWrap/>
            <w:vAlign w:val="center"/>
            <w:hideMark/>
          </w:tcPr>
          <w:p w14:paraId="08A4F1DA"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4" w:space="0" w:color="auto"/>
              <w:right w:val="single" w:sz="8" w:space="0" w:color="auto"/>
            </w:tcBorders>
            <w:shd w:val="clear" w:color="auto" w:fill="auto"/>
            <w:noWrap/>
            <w:vAlign w:val="center"/>
            <w:hideMark/>
          </w:tcPr>
          <w:p w14:paraId="3ADEDF9C"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r w:rsidR="00B8648D" w:rsidRPr="00B8648D" w14:paraId="11A95D12"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79E4FA85"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inability to breastfeed/drink*</w:t>
            </w:r>
          </w:p>
        </w:tc>
        <w:tc>
          <w:tcPr>
            <w:tcW w:w="1300" w:type="dxa"/>
            <w:tcBorders>
              <w:top w:val="nil"/>
              <w:left w:val="nil"/>
              <w:bottom w:val="single" w:sz="4" w:space="0" w:color="auto"/>
              <w:right w:val="single" w:sz="4" w:space="0" w:color="auto"/>
            </w:tcBorders>
            <w:shd w:val="clear" w:color="auto" w:fill="auto"/>
            <w:noWrap/>
            <w:vAlign w:val="center"/>
            <w:hideMark/>
          </w:tcPr>
          <w:p w14:paraId="606BC550"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4" w:space="0" w:color="auto"/>
              <w:right w:val="single" w:sz="4" w:space="0" w:color="auto"/>
            </w:tcBorders>
            <w:shd w:val="clear" w:color="auto" w:fill="auto"/>
            <w:noWrap/>
            <w:vAlign w:val="center"/>
            <w:hideMark/>
          </w:tcPr>
          <w:p w14:paraId="217D77CA"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4" w:space="0" w:color="auto"/>
              <w:right w:val="single" w:sz="8" w:space="0" w:color="auto"/>
            </w:tcBorders>
            <w:shd w:val="clear" w:color="auto" w:fill="auto"/>
            <w:noWrap/>
            <w:vAlign w:val="center"/>
            <w:hideMark/>
          </w:tcPr>
          <w:p w14:paraId="65693F2C"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r w:rsidR="00B8648D" w:rsidRPr="00B8648D" w14:paraId="67C5470E" w14:textId="77777777" w:rsidTr="00B8648D">
        <w:trPr>
          <w:trHeight w:val="310"/>
        </w:trPr>
        <w:tc>
          <w:tcPr>
            <w:tcW w:w="3040" w:type="dxa"/>
            <w:tcBorders>
              <w:top w:val="nil"/>
              <w:left w:val="single" w:sz="8" w:space="0" w:color="auto"/>
              <w:bottom w:val="single" w:sz="4" w:space="0" w:color="auto"/>
              <w:right w:val="single" w:sz="4" w:space="0" w:color="auto"/>
            </w:tcBorders>
            <w:shd w:val="clear" w:color="auto" w:fill="auto"/>
            <w:noWrap/>
            <w:vAlign w:val="center"/>
            <w:hideMark/>
          </w:tcPr>
          <w:p w14:paraId="2964261A"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convulsions*</w:t>
            </w:r>
          </w:p>
        </w:tc>
        <w:tc>
          <w:tcPr>
            <w:tcW w:w="1300" w:type="dxa"/>
            <w:tcBorders>
              <w:top w:val="nil"/>
              <w:left w:val="nil"/>
              <w:bottom w:val="single" w:sz="4" w:space="0" w:color="auto"/>
              <w:right w:val="single" w:sz="4" w:space="0" w:color="auto"/>
            </w:tcBorders>
            <w:shd w:val="clear" w:color="auto" w:fill="auto"/>
            <w:noWrap/>
            <w:vAlign w:val="center"/>
            <w:hideMark/>
          </w:tcPr>
          <w:p w14:paraId="02166D85"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4" w:space="0" w:color="auto"/>
              <w:right w:val="single" w:sz="4" w:space="0" w:color="auto"/>
            </w:tcBorders>
            <w:shd w:val="clear" w:color="auto" w:fill="auto"/>
            <w:noWrap/>
            <w:vAlign w:val="center"/>
            <w:hideMark/>
          </w:tcPr>
          <w:p w14:paraId="3174320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4" w:space="0" w:color="auto"/>
              <w:right w:val="single" w:sz="8" w:space="0" w:color="auto"/>
            </w:tcBorders>
            <w:shd w:val="clear" w:color="auto" w:fill="auto"/>
            <w:noWrap/>
            <w:vAlign w:val="center"/>
            <w:hideMark/>
          </w:tcPr>
          <w:p w14:paraId="51AFFE8D"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r w:rsidR="00B8648D" w:rsidRPr="00B8648D" w14:paraId="3395D955" w14:textId="77777777" w:rsidTr="00B8648D">
        <w:trPr>
          <w:trHeight w:val="320"/>
        </w:trPr>
        <w:tc>
          <w:tcPr>
            <w:tcW w:w="3040" w:type="dxa"/>
            <w:tcBorders>
              <w:top w:val="nil"/>
              <w:left w:val="single" w:sz="8" w:space="0" w:color="auto"/>
              <w:bottom w:val="single" w:sz="8" w:space="0" w:color="auto"/>
              <w:right w:val="single" w:sz="4" w:space="0" w:color="auto"/>
            </w:tcBorders>
            <w:shd w:val="clear" w:color="auto" w:fill="auto"/>
            <w:noWrap/>
            <w:vAlign w:val="center"/>
            <w:hideMark/>
          </w:tcPr>
          <w:p w14:paraId="1643CA24" w14:textId="77777777" w:rsidR="00B8648D" w:rsidRPr="00B8648D" w:rsidRDefault="00B8648D" w:rsidP="00B8648D">
            <w:pPr>
              <w:spacing w:after="0" w:line="240" w:lineRule="auto"/>
              <w:ind w:firstLine="0"/>
              <w:contextualSpacing w:val="0"/>
              <w:jc w:val="left"/>
              <w:rPr>
                <w:rFonts w:eastAsia="Times New Roman" w:cs="Arial"/>
                <w:color w:val="000000"/>
                <w:sz w:val="21"/>
                <w:szCs w:val="21"/>
                <w:lang w:eastAsia="en-GB"/>
              </w:rPr>
            </w:pPr>
            <w:r w:rsidRPr="00B8648D">
              <w:rPr>
                <w:rFonts w:eastAsia="Times New Roman" w:cs="Arial"/>
                <w:color w:val="000000"/>
                <w:sz w:val="21"/>
                <w:szCs w:val="21"/>
                <w:lang w:eastAsia="en-GB"/>
              </w:rPr>
              <w:t>vomiting everything*</w:t>
            </w:r>
          </w:p>
        </w:tc>
        <w:tc>
          <w:tcPr>
            <w:tcW w:w="1300" w:type="dxa"/>
            <w:tcBorders>
              <w:top w:val="nil"/>
              <w:left w:val="nil"/>
              <w:bottom w:val="single" w:sz="8" w:space="0" w:color="auto"/>
              <w:right w:val="single" w:sz="4" w:space="0" w:color="auto"/>
            </w:tcBorders>
            <w:shd w:val="clear" w:color="auto" w:fill="auto"/>
            <w:noWrap/>
            <w:vAlign w:val="center"/>
            <w:hideMark/>
          </w:tcPr>
          <w:p w14:paraId="41AE89B1"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00" w:type="dxa"/>
            <w:tcBorders>
              <w:top w:val="nil"/>
              <w:left w:val="nil"/>
              <w:bottom w:val="single" w:sz="8" w:space="0" w:color="auto"/>
              <w:right w:val="single" w:sz="4" w:space="0" w:color="auto"/>
            </w:tcBorders>
            <w:shd w:val="clear" w:color="auto" w:fill="auto"/>
            <w:noWrap/>
            <w:vAlign w:val="center"/>
            <w:hideMark/>
          </w:tcPr>
          <w:p w14:paraId="5FE51122"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c>
          <w:tcPr>
            <w:tcW w:w="1349" w:type="dxa"/>
            <w:tcBorders>
              <w:top w:val="nil"/>
              <w:left w:val="nil"/>
              <w:bottom w:val="single" w:sz="8" w:space="0" w:color="auto"/>
              <w:right w:val="single" w:sz="8" w:space="0" w:color="auto"/>
            </w:tcBorders>
            <w:shd w:val="clear" w:color="auto" w:fill="auto"/>
            <w:noWrap/>
            <w:vAlign w:val="center"/>
            <w:hideMark/>
          </w:tcPr>
          <w:p w14:paraId="71CF2A47" w14:textId="77777777" w:rsidR="00B8648D" w:rsidRPr="00B8648D" w:rsidRDefault="00B8648D" w:rsidP="00B8648D">
            <w:pPr>
              <w:spacing w:after="0" w:line="240" w:lineRule="auto"/>
              <w:ind w:firstLine="0"/>
              <w:contextualSpacing w:val="0"/>
              <w:jc w:val="right"/>
              <w:rPr>
                <w:rFonts w:eastAsia="Times New Roman" w:cs="Arial"/>
                <w:color w:val="000000"/>
                <w:sz w:val="21"/>
                <w:szCs w:val="21"/>
                <w:lang w:eastAsia="en-GB"/>
              </w:rPr>
            </w:pPr>
            <w:r w:rsidRPr="00B8648D">
              <w:rPr>
                <w:rFonts w:eastAsia="Times New Roman" w:cs="Arial"/>
                <w:color w:val="000000"/>
                <w:sz w:val="21"/>
                <w:szCs w:val="21"/>
                <w:lang w:eastAsia="en-GB"/>
              </w:rPr>
              <w:t>0.01</w:t>
            </w:r>
          </w:p>
        </w:tc>
      </w:tr>
    </w:tbl>
    <w:p w14:paraId="19328529" w14:textId="401ED4BB" w:rsidR="00B8648D" w:rsidRPr="00B8648D" w:rsidRDefault="00B8648D" w:rsidP="00B8648D">
      <w:pPr>
        <w:pStyle w:val="NoSpacing"/>
        <w:rPr>
          <w:rStyle w:val="SubtleReference"/>
        </w:rPr>
      </w:pPr>
      <w:r w:rsidRPr="00B8648D">
        <w:rPr>
          <w:rStyle w:val="SubtleReference"/>
        </w:rPr>
        <w:t xml:space="preserve">*general danger signs by IMCI </w:t>
      </w:r>
    </w:p>
    <w:p w14:paraId="79D3D2B0" w14:textId="4E469216" w:rsidR="00B8648D" w:rsidRDefault="00B8648D" w:rsidP="00B8648D"/>
    <w:p w14:paraId="22BB8F96" w14:textId="2BB47823" w:rsidR="00C87F09" w:rsidRDefault="004869A5" w:rsidP="00C70BEA">
      <w:r>
        <w:t>For each complication arising from an ALRI event, a set of signs and symptoms are developed by the individual.</w:t>
      </w:r>
      <w:r w:rsidR="00C70BEA" w:rsidRPr="00C70BEA">
        <w:t xml:space="preserve"> </w:t>
      </w:r>
      <w:r w:rsidR="00C70BEA">
        <w:t>Currently in the model, dummy values of 0.8 for each complication’s probability of developing certain symptom.</w:t>
      </w:r>
    </w:p>
    <w:p w14:paraId="13EA28D6" w14:textId="40580A74" w:rsidR="00C70BEA" w:rsidRDefault="00C70BEA" w:rsidP="00C70BEA">
      <w:pPr>
        <w:pStyle w:val="Caption"/>
        <w:keepNext/>
      </w:pPr>
      <w:r>
        <w:t xml:space="preserve">Table </w:t>
      </w:r>
      <w:fldSimple w:instr=" SEQ Table \* ARABIC ">
        <w:r w:rsidR="000979B2">
          <w:rPr>
            <w:noProof/>
          </w:rPr>
          <w:t>10</w:t>
        </w:r>
      </w:fldSimple>
      <w:r>
        <w:t xml:space="preserve"> - </w:t>
      </w:r>
      <w:r w:rsidRPr="00703088">
        <w:t>Probabilities of each complication adding extra signs and symptoms to ALRI event</w:t>
      </w:r>
    </w:p>
    <w:tbl>
      <w:tblPr>
        <w:tblW w:w="10297" w:type="dxa"/>
        <w:tblLook w:val="04A0" w:firstRow="1" w:lastRow="0" w:firstColumn="1" w:lastColumn="0" w:noHBand="0" w:noVBand="1"/>
      </w:tblPr>
      <w:tblGrid>
        <w:gridCol w:w="2684"/>
        <w:gridCol w:w="7613"/>
      </w:tblGrid>
      <w:tr w:rsidR="00110A68" w:rsidRPr="00110A68" w14:paraId="477C9CDB" w14:textId="77777777" w:rsidTr="00C70BEA">
        <w:trPr>
          <w:trHeight w:val="320"/>
        </w:trPr>
        <w:tc>
          <w:tcPr>
            <w:tcW w:w="2684" w:type="dxa"/>
            <w:tcBorders>
              <w:top w:val="single" w:sz="8" w:space="0" w:color="auto"/>
              <w:left w:val="single" w:sz="8" w:space="0" w:color="auto"/>
              <w:bottom w:val="single" w:sz="8" w:space="0" w:color="auto"/>
              <w:right w:val="single" w:sz="8" w:space="0" w:color="auto"/>
            </w:tcBorders>
            <w:shd w:val="clear" w:color="000000" w:fill="A9D08E"/>
            <w:noWrap/>
            <w:hideMark/>
          </w:tcPr>
          <w:p w14:paraId="2136F0BD" w14:textId="77777777" w:rsidR="00110A68" w:rsidRPr="00C70BEA" w:rsidRDefault="00110A68" w:rsidP="00C70BEA">
            <w:pPr>
              <w:pStyle w:val="NoSpacing"/>
              <w:rPr>
                <w:b/>
                <w:lang w:eastAsia="en-GB"/>
              </w:rPr>
            </w:pPr>
            <w:r w:rsidRPr="00C70BEA">
              <w:rPr>
                <w:b/>
                <w:lang w:eastAsia="en-GB"/>
              </w:rPr>
              <w:t>ALRI with complications</w:t>
            </w:r>
          </w:p>
        </w:tc>
        <w:tc>
          <w:tcPr>
            <w:tcW w:w="7613" w:type="dxa"/>
            <w:tcBorders>
              <w:top w:val="nil"/>
              <w:left w:val="nil"/>
              <w:bottom w:val="nil"/>
              <w:right w:val="nil"/>
            </w:tcBorders>
            <w:shd w:val="clear" w:color="000000" w:fill="BDD7EE"/>
            <w:noWrap/>
            <w:hideMark/>
          </w:tcPr>
          <w:p w14:paraId="53BE52D5" w14:textId="77777777" w:rsidR="00110A68" w:rsidRPr="00C70BEA" w:rsidRDefault="00110A68" w:rsidP="00C70BEA">
            <w:pPr>
              <w:pStyle w:val="NoSpacing"/>
              <w:rPr>
                <w:b/>
                <w:lang w:eastAsia="en-GB"/>
              </w:rPr>
            </w:pPr>
            <w:r w:rsidRPr="00C70BEA">
              <w:rPr>
                <w:b/>
                <w:lang w:eastAsia="en-GB"/>
              </w:rPr>
              <w:t>Signs and Symptoms</w:t>
            </w:r>
          </w:p>
        </w:tc>
      </w:tr>
      <w:tr w:rsidR="00110A68" w:rsidRPr="00110A68" w14:paraId="0EE8CC9A"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29A517B" w14:textId="77777777" w:rsidR="00110A68" w:rsidRPr="00110A68" w:rsidRDefault="00110A68" w:rsidP="00C70BEA">
            <w:pPr>
              <w:pStyle w:val="NoSpacing"/>
              <w:rPr>
                <w:lang w:eastAsia="en-GB"/>
              </w:rPr>
            </w:pPr>
            <w:r w:rsidRPr="00110A68">
              <w:rPr>
                <w:lang w:eastAsia="en-GB"/>
              </w:rPr>
              <w:t>Pleural effusion</w:t>
            </w:r>
          </w:p>
        </w:tc>
        <w:tc>
          <w:tcPr>
            <w:tcW w:w="7613" w:type="dxa"/>
            <w:tcBorders>
              <w:top w:val="nil"/>
              <w:left w:val="nil"/>
              <w:bottom w:val="nil"/>
              <w:right w:val="nil"/>
            </w:tcBorders>
            <w:shd w:val="clear" w:color="auto" w:fill="auto"/>
            <w:hideMark/>
          </w:tcPr>
          <w:p w14:paraId="45349FF1" w14:textId="77777777" w:rsidR="00110A68" w:rsidRPr="00C70BEA" w:rsidRDefault="00110A68" w:rsidP="00C70BEA">
            <w:pPr>
              <w:pStyle w:val="NoSpacing"/>
            </w:pPr>
            <w:r w:rsidRPr="00C70BEA">
              <w:t>chest pain, cough with sputum, fever, difficult breathing</w:t>
            </w:r>
          </w:p>
        </w:tc>
      </w:tr>
      <w:tr w:rsidR="00110A68" w:rsidRPr="00110A68" w14:paraId="643320D3"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3FDE094" w14:textId="77777777" w:rsidR="00110A68" w:rsidRPr="00110A68" w:rsidRDefault="00110A68" w:rsidP="00C70BEA">
            <w:pPr>
              <w:pStyle w:val="NoSpacing"/>
              <w:rPr>
                <w:lang w:eastAsia="en-GB"/>
              </w:rPr>
            </w:pPr>
            <w:r w:rsidRPr="00110A68">
              <w:rPr>
                <w:lang w:eastAsia="en-GB"/>
              </w:rPr>
              <w:t>Empyema</w:t>
            </w:r>
          </w:p>
        </w:tc>
        <w:tc>
          <w:tcPr>
            <w:tcW w:w="7613" w:type="dxa"/>
            <w:tcBorders>
              <w:top w:val="nil"/>
              <w:left w:val="nil"/>
              <w:bottom w:val="nil"/>
              <w:right w:val="nil"/>
            </w:tcBorders>
            <w:shd w:val="clear" w:color="auto" w:fill="auto"/>
            <w:hideMark/>
          </w:tcPr>
          <w:p w14:paraId="0D9D3CD3" w14:textId="77777777" w:rsidR="00110A68" w:rsidRPr="00C70BEA" w:rsidRDefault="00110A68" w:rsidP="00C70BEA">
            <w:pPr>
              <w:pStyle w:val="NoSpacing"/>
            </w:pPr>
            <w:r w:rsidRPr="00C70BEA">
              <w:t>chest pain, cough with sputum, fever respiratory distress</w:t>
            </w:r>
          </w:p>
        </w:tc>
      </w:tr>
      <w:tr w:rsidR="00110A68" w:rsidRPr="00110A68" w14:paraId="12A4E18C"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87F2502" w14:textId="77777777" w:rsidR="00110A68" w:rsidRPr="00110A68" w:rsidRDefault="00110A68" w:rsidP="00C70BEA">
            <w:pPr>
              <w:pStyle w:val="NoSpacing"/>
              <w:rPr>
                <w:lang w:eastAsia="en-GB"/>
              </w:rPr>
            </w:pPr>
            <w:r w:rsidRPr="00110A68">
              <w:rPr>
                <w:lang w:eastAsia="en-GB"/>
              </w:rPr>
              <w:t>Pneumothorax</w:t>
            </w:r>
          </w:p>
        </w:tc>
        <w:tc>
          <w:tcPr>
            <w:tcW w:w="7613" w:type="dxa"/>
            <w:tcBorders>
              <w:top w:val="nil"/>
              <w:left w:val="nil"/>
              <w:bottom w:val="nil"/>
              <w:right w:val="nil"/>
            </w:tcBorders>
            <w:shd w:val="clear" w:color="auto" w:fill="auto"/>
            <w:hideMark/>
          </w:tcPr>
          <w:p w14:paraId="60BB75D9" w14:textId="77777777" w:rsidR="00110A68" w:rsidRPr="00C70BEA" w:rsidRDefault="00110A68" w:rsidP="00C70BEA">
            <w:pPr>
              <w:pStyle w:val="NoSpacing"/>
            </w:pPr>
            <w:r w:rsidRPr="00C70BEA">
              <w:t>chest pain, tachycardia, cyanosis, fatigue, decreased chest movement</w:t>
            </w:r>
          </w:p>
        </w:tc>
      </w:tr>
      <w:tr w:rsidR="00110A68" w:rsidRPr="00110A68" w14:paraId="3F5BCF07"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5A6D77EC" w14:textId="77777777" w:rsidR="00110A68" w:rsidRPr="00110A68" w:rsidRDefault="00110A68" w:rsidP="00C70BEA">
            <w:pPr>
              <w:pStyle w:val="NoSpacing"/>
              <w:rPr>
                <w:lang w:eastAsia="en-GB"/>
              </w:rPr>
            </w:pPr>
            <w:r w:rsidRPr="00110A68">
              <w:rPr>
                <w:lang w:eastAsia="en-GB"/>
              </w:rPr>
              <w:t>Lung abscess</w:t>
            </w:r>
          </w:p>
        </w:tc>
        <w:tc>
          <w:tcPr>
            <w:tcW w:w="7613" w:type="dxa"/>
            <w:tcBorders>
              <w:top w:val="nil"/>
              <w:left w:val="nil"/>
              <w:bottom w:val="nil"/>
              <w:right w:val="nil"/>
            </w:tcBorders>
            <w:shd w:val="clear" w:color="auto" w:fill="auto"/>
            <w:noWrap/>
            <w:hideMark/>
          </w:tcPr>
          <w:p w14:paraId="349E7E30" w14:textId="77777777" w:rsidR="00110A68" w:rsidRPr="00C70BEA" w:rsidRDefault="00110A68" w:rsidP="00C70BEA">
            <w:pPr>
              <w:pStyle w:val="NoSpacing"/>
            </w:pPr>
            <w:r w:rsidRPr="00C70BEA">
              <w:t>chest pain, tachypnoea, cough with sputum, hemoptysis, fever, weight loss, tachycardia</w:t>
            </w:r>
          </w:p>
        </w:tc>
      </w:tr>
      <w:tr w:rsidR="00110A68" w:rsidRPr="00110A68" w14:paraId="3D0B63E8"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40222658" w14:textId="77777777" w:rsidR="00110A68" w:rsidRPr="00110A68" w:rsidRDefault="00110A68" w:rsidP="00C70BEA">
            <w:pPr>
              <w:pStyle w:val="NoSpacing"/>
              <w:rPr>
                <w:lang w:eastAsia="en-GB"/>
              </w:rPr>
            </w:pPr>
            <w:r w:rsidRPr="00110A68">
              <w:rPr>
                <w:lang w:eastAsia="en-GB"/>
              </w:rPr>
              <w:lastRenderedPageBreak/>
              <w:t>Respiratory failure</w:t>
            </w:r>
          </w:p>
        </w:tc>
        <w:tc>
          <w:tcPr>
            <w:tcW w:w="7613" w:type="dxa"/>
            <w:tcBorders>
              <w:top w:val="nil"/>
              <w:left w:val="nil"/>
              <w:bottom w:val="nil"/>
              <w:right w:val="nil"/>
            </w:tcBorders>
            <w:shd w:val="clear" w:color="auto" w:fill="auto"/>
            <w:hideMark/>
          </w:tcPr>
          <w:p w14:paraId="7925DFE6" w14:textId="3A85BC78" w:rsidR="00110A68" w:rsidRPr="00C70BEA" w:rsidRDefault="00110A68" w:rsidP="00C70BEA">
            <w:pPr>
              <w:pStyle w:val="NoSpacing"/>
            </w:pPr>
            <w:r w:rsidRPr="00C70BEA">
              <w:t>cyanosis, tachypnoea, tachycardia, le</w:t>
            </w:r>
            <w:r w:rsidR="00C70BEA">
              <w:t xml:space="preserve">thargy, restlessness, difficult </w:t>
            </w:r>
            <w:r w:rsidRPr="00C70BEA">
              <w:t>breathing</w:t>
            </w:r>
          </w:p>
        </w:tc>
      </w:tr>
      <w:tr w:rsidR="00110A68" w:rsidRPr="00110A68" w14:paraId="33D5777A"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79047DBD" w14:textId="77777777" w:rsidR="00110A68" w:rsidRPr="00110A68" w:rsidRDefault="00110A68" w:rsidP="00C70BEA">
            <w:pPr>
              <w:pStyle w:val="NoSpacing"/>
              <w:rPr>
                <w:lang w:eastAsia="en-GB"/>
              </w:rPr>
            </w:pPr>
            <w:r w:rsidRPr="00110A68">
              <w:rPr>
                <w:lang w:eastAsia="en-GB"/>
              </w:rPr>
              <w:t xml:space="preserve">Meningitis </w:t>
            </w:r>
          </w:p>
        </w:tc>
        <w:tc>
          <w:tcPr>
            <w:tcW w:w="7613" w:type="dxa"/>
            <w:tcBorders>
              <w:top w:val="nil"/>
              <w:left w:val="nil"/>
              <w:bottom w:val="nil"/>
              <w:right w:val="nil"/>
            </w:tcBorders>
            <w:shd w:val="clear" w:color="auto" w:fill="auto"/>
            <w:hideMark/>
          </w:tcPr>
          <w:p w14:paraId="3C58C049" w14:textId="77777777" w:rsidR="00110A68" w:rsidRPr="00C70BEA" w:rsidRDefault="00110A68" w:rsidP="00C70BEA">
            <w:pPr>
              <w:pStyle w:val="NoSpacing"/>
            </w:pPr>
            <w:r w:rsidRPr="00C70BEA">
              <w:t>fever, headache, bulging fontanel, convulsions, nausea, vomiting, photophobia, nuchal rigidity</w:t>
            </w:r>
          </w:p>
        </w:tc>
      </w:tr>
      <w:tr w:rsidR="00110A68" w:rsidRPr="00110A68" w14:paraId="4825DC4D" w14:textId="77777777" w:rsidTr="00C70BEA">
        <w:trPr>
          <w:trHeight w:val="310"/>
        </w:trPr>
        <w:tc>
          <w:tcPr>
            <w:tcW w:w="2684" w:type="dxa"/>
            <w:tcBorders>
              <w:top w:val="nil"/>
              <w:left w:val="single" w:sz="4" w:space="0" w:color="auto"/>
              <w:bottom w:val="single" w:sz="4" w:space="0" w:color="auto"/>
              <w:right w:val="single" w:sz="4" w:space="0" w:color="auto"/>
            </w:tcBorders>
            <w:shd w:val="clear" w:color="000000" w:fill="E2EFDA"/>
            <w:hideMark/>
          </w:tcPr>
          <w:p w14:paraId="1F555DB0" w14:textId="77777777" w:rsidR="00110A68" w:rsidRPr="00110A68" w:rsidRDefault="00110A68" w:rsidP="00C70BEA">
            <w:pPr>
              <w:pStyle w:val="NoSpacing"/>
              <w:rPr>
                <w:lang w:eastAsia="en-GB"/>
              </w:rPr>
            </w:pPr>
            <w:r w:rsidRPr="00110A68">
              <w:rPr>
                <w:lang w:eastAsia="en-GB"/>
              </w:rPr>
              <w:t>Sepsis</w:t>
            </w:r>
          </w:p>
        </w:tc>
        <w:tc>
          <w:tcPr>
            <w:tcW w:w="7613" w:type="dxa"/>
            <w:tcBorders>
              <w:top w:val="nil"/>
              <w:left w:val="nil"/>
              <w:bottom w:val="nil"/>
              <w:right w:val="nil"/>
            </w:tcBorders>
            <w:shd w:val="clear" w:color="auto" w:fill="auto"/>
            <w:hideMark/>
          </w:tcPr>
          <w:p w14:paraId="28F7DEAA" w14:textId="77777777" w:rsidR="00110A68" w:rsidRPr="00C70BEA" w:rsidRDefault="00110A68" w:rsidP="00C70BEA">
            <w:pPr>
              <w:pStyle w:val="NoSpacing"/>
            </w:pPr>
            <w:r w:rsidRPr="00C70BEA">
              <w:t>fever, fatigue, tachypnoea, lethargy, convulsions, not eating, vomiting, no urination in 12h</w:t>
            </w:r>
          </w:p>
        </w:tc>
      </w:tr>
    </w:tbl>
    <w:p w14:paraId="0D08B2FE" w14:textId="77777777" w:rsidR="0040209C" w:rsidRDefault="0040209C" w:rsidP="00B8648D"/>
    <w:p w14:paraId="5965E4E6" w14:textId="0EFF1063" w:rsidR="00C70BEA" w:rsidRDefault="00C87F09" w:rsidP="00BF5F97">
      <w:r>
        <w:t>From the natural course of the ALRI disease, the signs and symptoms developed are used to compute the IMCI-defined pneumonia and used in the differential diagnosis at the hospital level.</w:t>
      </w:r>
    </w:p>
    <w:p w14:paraId="74765826" w14:textId="764789FF" w:rsidR="004869A5" w:rsidRDefault="00BF5F97" w:rsidP="00BF5F97">
      <w:pPr>
        <w:pStyle w:val="Heading3"/>
      </w:pPr>
      <w:bookmarkStart w:id="40" w:name="_Toc64288812"/>
      <w:r>
        <w:t>Care management at</w:t>
      </w:r>
      <w:r w:rsidR="004869A5">
        <w:t xml:space="preserve"> the community level (facility level 0)</w:t>
      </w:r>
      <w:bookmarkEnd w:id="40"/>
    </w:p>
    <w:p w14:paraId="6BA32D81" w14:textId="77777777" w:rsidR="00FD03FA" w:rsidRDefault="006868D5" w:rsidP="006868D5">
      <w:r>
        <w:t xml:space="preserve">Every sick child presenting symptoms of any disease, who seek care from a local HSA, will be sent to the </w:t>
      </w:r>
      <w:r w:rsidR="00FD03FA">
        <w:t>dx_algorithm_child</w:t>
      </w:r>
      <w:r>
        <w:t xml:space="preserve"> module in their first interaction with the health systems</w:t>
      </w:r>
      <w:r w:rsidR="00FD03FA">
        <w:t xml:space="preserve"> in the community</w:t>
      </w:r>
      <w:r>
        <w:t xml:space="preserve">. Within this module </w:t>
      </w:r>
      <w:r w:rsidR="00FD03FA">
        <w:t>the algorithm for community health worker’s performance is deployed – the HSA will identify the child’s problems, classify the disease and decide whether to refer or to treat at home. Then, based on the treatment decision, the respective HSI event will occur.</w:t>
      </w:r>
      <w:r>
        <w:t xml:space="preserve"> </w:t>
      </w:r>
    </w:p>
    <w:p w14:paraId="3C7C6D0C" w14:textId="7DE04C1C" w:rsidR="006868D5" w:rsidRDefault="006868D5" w:rsidP="006868D5">
      <w:r>
        <w:t>The probability of correct identification of the problem and classification of the illness will depend on the training</w:t>
      </w:r>
      <w:r>
        <w:fldChar w:fldCharType="begin" w:fldLock="1"/>
      </w:r>
      <w:r w:rsidR="008C02B1">
        <w:instrText>ADDIN CSL_CITATION {"citationItems":[{"id":"ITEM-1","itemData":{"DOI":"10.1371/journal.pone.0066030","abstract":"Background: An estimated 6.9 million children die annually in low and middle-income countries because of treatable illneses including pneumonia, diarrhea, and malaria. To reduce morbidity and mortality, the Integrated Management of Childhood Illness strategy was developed, which included a component to strengthen the skills of health workers in identifying and managing these conditions. A systematic review and meta-analysis were conducted to determine whether IMCI training actually improves performance. Methods: Database searches of CIHAHL, CENTRAL, EMBASE, Global Health, Medline, Ovid Healthstar, and PubMed were performed from 1990 to February 2013, and supplemented with grey literature searches and reviews of bibliographies. Studies were included if they compared the performance of IMCI and non-IMCI health workers in illness classification, prescription of medications, vaccinations, and counseling on nutrition and admistration of oral therapies. Dersminion-Laird random effect models were used to summarize the effect estimates. Results: The systematic review and meta-analysis included 46 and 26 studies, respectively. Four cluster-randomized controlled trials, seven pre-post studies, and 15 cross-sectional studies were included. Findings were heterogeneous across performance domains with evidence of effect modification by health worker performance at baseline. Overall, IMCI-trained workers were more likely to correctly classify illnesses (RR = 1.93, 95% CI: 1.66-2.24). Studies of workers with lower baseline performance showed greater improvements in prescribing medications (RR = 3.08, 95% CI: 2.04-4.66), vaccinating children (RR = 3.45, 95% CI: 1.49-8.01), and counseling families on adequate nutrition (RR = 10.12, 95% CI: 6.03-16.99) and administering oral therapies (RR = 3.76, 95% CI: 2.30-6.13). Trends toward greater training benefits were observed in studies that were conducted in lower resource settings and reported greater supervision. Conclusion: Findings suggest that IMCI training improves health worker performance. However, these estimates need to be interpreted cautiously given the observational nature of the studies and presence of heterogeneity. © 2013 Nguyen et al.","author":[{"dropping-particle":"","family":"Nguyen","given":"Duyen Thi Kim","non-dropping-particle":"","parse-names":false,"suffix":""},{"dropping-particle":"","family":"Leung","given":"Karen K.","non-dropping-particle":"","parse-names":false,"suffix":""},{"dropping-particle":"","family":"McIntyre","given":"Lynn","non-dropping-particle":"","parse-names":false,"suffix":""},{"dropping-particle":"","family":"Ghali","given":"William A.","non-dropping-particle":"","parse-names":false,"suffix":""},{"dropping-particle":"","family":"Sauve","given":"Reg","non-dropping-particle":"","parse-names":false,"suffix":""}],"container-title":"PLoS ONE","editor":[{"dropping-particle":"","family":"Baradaran","given":"Hamid Reza","non-dropping-particle":"","parse-names":false,"suffix":""}],"id":"ITEM-1","issue":"6","issued":{"date-parts":[["2013","6","12"]]},"page":"e66030","publisher":"PLoS One","title":"Does Integrated Management of Childhood Illness (IMCI) Training Improve the Skills of Health Workers? A Systematic Review and Meta-Analysis","type":"article-journal","volume":"8"},"uris":["http://www.mendeley.com/documents/?uuid=92bd247e-18b0-4140-91b2-7930333c647f"]}],"mendeley":{"formattedCitation":"&lt;sup&gt;42&lt;/sup&gt;","plainTextFormattedCitation":"42","previouslyFormattedCitation":"&lt;sup&gt;41&lt;/sup&gt;"},"properties":{"noteIndex":0},"schema":"https://github.com/citation-style-language/schema/raw/master/csl-citation.json"}</w:instrText>
      </w:r>
      <w:r>
        <w:fldChar w:fldCharType="separate"/>
      </w:r>
      <w:r w:rsidR="008C02B1" w:rsidRPr="008C02B1">
        <w:rPr>
          <w:noProof/>
          <w:vertAlign w:val="superscript"/>
        </w:rPr>
        <w:t>42</w:t>
      </w:r>
      <w:r>
        <w:fldChar w:fldCharType="end"/>
      </w:r>
      <w:r>
        <w:t>, supportive supervision, and guideline adherence</w:t>
      </w:r>
      <w:r>
        <w:fldChar w:fldCharType="begin" w:fldLock="1"/>
      </w:r>
      <w:r w:rsidR="008C02B1">
        <w:instrText>ADDIN CSL_CITATION {"citationItems":[{"id":"ITEM-1","itemData":{"DOI":"10.1136/bmjgh-2017-000506","ISSN":"2059-7908","PMID":"29662688","abstract":"Background Pneumonia remains the leading cause of child mortality in sub-Saharan Africa. The Integrated Management of Childhood Illness (IMCI) strategy was developed to standardise care in low-income and middle-income countries for major childhood illnesses and can effectively improve healthcare worker performance. Suboptimal clinical evaluation can result in missed diagnoses and excess morbidity and mortality. We estimate the sensitivity of pneumonia diagnosis and investigate its determinants among children in Malawi. Methods Data were obtained from the 2013-2014 Service Provision Assessment survey, a census of health facilities in Malawi that included direct observation of care and re-examination of children by trained observers. We calculated sensitivity of pneumonia diagnosis and used multilevel log-binomial regression to assess factors associated with diagnostic sensitivity. Results 3136 clinical visits for children 2-59 months old were observed at 742 health facilities. Healthcare workers completed an average of 30% (SD 13%) of IMCI guidelines in each encounter. 573 children met the IMCI criteria for pneumonia; 118 (21%) were correctly diagnosed. Advanced practice clinicians were more likely than other providers to diagnose pneumonia correctly (adjusted relative risk 2.00, 95% CI 1.21 to 3.29). Clinical quality was strongly associated with correct diagnosis: sensitivity was 23% in providers at the 75th percentile for guideline adherence compared with 14% for those at the 25th percentile. Contextual factors, facility structural readiness, and training or supervision were not associated with sensitivity. Conclusions Care quality for Malawian children is poor, with low guideline adherence and missed diagnosis for four of five children with pneumonia. Better sensitivity is associated with provider type and higher adherence to IMCI. Existing interventions such as training and supportive supervision are associated with higher guideline adherence, but are insufficient to meaningfully improve sensitivity. Innovative and scalable quality improvement interventions are needed to strengthen health systems and reduce avoidable child mortality.","author":[{"dropping-particle":"","family":"Uwemedimo","given":"Omolara T","non-dropping-particle":"","parse-names":false,"suffix":""},{"dropping-particle":"","family":"Lewis","given":"Todd P","non-dropping-particle":"","parse-names":false,"suffix":""},{"dropping-particle":"","family":"Essien","given":"Elsie A","non-dropping-particle":"","parse-names":false,"suffix":""},{"dropping-particle":"","family":"Chan","given":"Grace J","non-dropping-particle":"","parse-names":false,"suffix":""},{"dropping-particle":"","family":"Nsona","given":"Humphreys","non-dropping-particle":"","parse-names":false,"suffix":""},{"dropping-particle":"","family":"Kruk","given":"Margaret E","non-dropping-particle":"","parse-names":false,"suffix":""},{"dropping-particle":"","family":"Leslie","given":"Hannah H","non-dropping-particle":"","parse-names":false,"suffix":""}],"container-title":"BMJ global health","id":"ITEM-1","issue":"2","issued":{"date-parts":[["2018","4","9"]]},"page":"e000506","title":"Distribution and determinants of pneumonia diagnosis using Integrated Management of Childhood Illness guidelines: a nationally representative study in Malawi.","type":"article-journal","volume":"3"},"uris":["http://www.mendeley.com/documents/?uuid=c8170984-b6f1-30bf-9719-609139bf8438"]}],"mendeley":{"formattedCitation":"&lt;sup&gt;43&lt;/sup&gt;","plainTextFormattedCitation":"43","previouslyFormattedCitation":"&lt;sup&gt;42&lt;/sup&gt;"},"properties":{"noteIndex":0},"schema":"https://github.com/citation-style-language/schema/raw/master/csl-citation.json"}</w:instrText>
      </w:r>
      <w:r>
        <w:fldChar w:fldCharType="separate"/>
      </w:r>
      <w:r w:rsidR="008C02B1" w:rsidRPr="008C02B1">
        <w:rPr>
          <w:noProof/>
          <w:vertAlign w:val="superscript"/>
        </w:rPr>
        <w:t>43</w:t>
      </w:r>
      <w:r>
        <w:fldChar w:fldCharType="end"/>
      </w:r>
      <w:r>
        <w:t>. (not yet added in the model)</w:t>
      </w:r>
    </w:p>
    <w:p w14:paraId="5C74DA56" w14:textId="78642631" w:rsidR="004869A5" w:rsidRDefault="00FD03FA" w:rsidP="00FD03FA">
      <w:r>
        <w:t xml:space="preserve">In the community case management of cough or difficult breathing, trained HSAs can treat fast breathing-pneumonia with provision of antibiotics and home care counselling, </w:t>
      </w:r>
      <w:r w:rsidR="00250B77">
        <w:t xml:space="preserve">while </w:t>
      </w:r>
      <w:r w:rsidR="00AD749E">
        <w:t xml:space="preserve">other cases </w:t>
      </w:r>
      <w:r>
        <w:t>are r</w:t>
      </w:r>
      <w:r w:rsidR="00AD749E">
        <w:t xml:space="preserve">eferred to a health facility for further management. </w:t>
      </w:r>
    </w:p>
    <w:p w14:paraId="14200103" w14:textId="7F7CBFF5" w:rsidR="00250B77" w:rsidRDefault="00250B77" w:rsidP="00250B77">
      <w:pPr>
        <w:ind w:firstLine="0"/>
      </w:pPr>
    </w:p>
    <w:p w14:paraId="6BAD0C92" w14:textId="22E406C6" w:rsidR="005764DB" w:rsidRDefault="005764DB" w:rsidP="005764DB">
      <w:pPr>
        <w:pStyle w:val="Caption"/>
        <w:keepNext/>
      </w:pPr>
      <w:r>
        <w:t xml:space="preserve">Figure </w:t>
      </w:r>
      <w:fldSimple w:instr=" SEQ Figure \* ARABIC ">
        <w:r w:rsidR="00D83509">
          <w:rPr>
            <w:noProof/>
          </w:rPr>
          <w:t>2</w:t>
        </w:r>
      </w:fldSimple>
      <w:r>
        <w:t xml:space="preserve"> - C</w:t>
      </w:r>
      <w:r w:rsidRPr="003663C3">
        <w:t>linical error pathway for iCCM cough assessment</w:t>
      </w:r>
    </w:p>
    <w:p w14:paraId="2784A0D0" w14:textId="48517D0F" w:rsidR="006868D5" w:rsidRDefault="006868D5" w:rsidP="005764DB">
      <w:pPr>
        <w:keepNext/>
        <w:ind w:firstLine="0"/>
      </w:pPr>
      <w:r>
        <w:rPr>
          <w:noProof/>
          <w:lang w:eastAsia="en-GB"/>
        </w:rPr>
        <w:drawing>
          <wp:inline distT="0" distB="0" distL="0" distR="0" wp14:anchorId="4ABFFD89" wp14:editId="75D174DA">
            <wp:extent cx="4857134" cy="3451684"/>
            <wp:effectExtent l="0" t="0" r="635" b="0"/>
            <wp:docPr id="2" name="Picture 2" descr="https://documents.lucid.app/documents/83fbfd48-8d8c-4930-a982-248429e74e08/pages/0_0?a=3435&amp;x=-1784&amp;y=248&amp;w=972&amp;h=700&amp;store=1&amp;accept=image%2F*&amp;auth=LCA%204841143ab99ba6149ba7675952c2a3a644c28266-ts%3D160958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uments.lucid.app/documents/83fbfd48-8d8c-4930-a982-248429e74e08/pages/0_0?a=3435&amp;x=-1784&amp;y=248&amp;w=972&amp;h=700&amp;store=1&amp;accept=image%2F*&amp;auth=LCA%204841143ab99ba6149ba7675952c2a3a644c28266-ts%3D1609584547"/>
                    <pic:cNvPicPr>
                      <a:picLocks noChangeAspect="1" noChangeArrowheads="1"/>
                    </pic:cNvPicPr>
                  </pic:nvPicPr>
                  <pic:blipFill rotWithShape="1">
                    <a:blip r:embed="rId11">
                      <a:extLst>
                        <a:ext uri="{28A0092B-C50C-407E-A947-70E740481C1C}">
                          <a14:useLocalDpi xmlns:a14="http://schemas.microsoft.com/office/drawing/2010/main" val="0"/>
                        </a:ext>
                      </a:extLst>
                    </a:blip>
                    <a:srcRect l="6033" t="6638" r="5747" b="6342"/>
                    <a:stretch/>
                  </pic:blipFill>
                  <pic:spPr bwMode="auto">
                    <a:xfrm>
                      <a:off x="0" y="0"/>
                      <a:ext cx="4873289" cy="3463165"/>
                    </a:xfrm>
                    <a:prstGeom prst="rect">
                      <a:avLst/>
                    </a:prstGeom>
                    <a:noFill/>
                    <a:ln>
                      <a:noFill/>
                    </a:ln>
                    <a:extLst>
                      <a:ext uri="{53640926-AAD7-44D8-BBD7-CCE9431645EC}">
                        <a14:shadowObscured xmlns:a14="http://schemas.microsoft.com/office/drawing/2010/main"/>
                      </a:ext>
                    </a:extLst>
                  </pic:spPr>
                </pic:pic>
              </a:graphicData>
            </a:graphic>
          </wp:inline>
        </w:drawing>
      </w:r>
    </w:p>
    <w:p w14:paraId="77F953A4" w14:textId="62B9BF4E" w:rsidR="006868D5" w:rsidRDefault="006868D5" w:rsidP="006868D5">
      <w:r w:rsidRPr="003141E1">
        <w:t xml:space="preserve">All children coming to the </w:t>
      </w:r>
      <w:r>
        <w:t>H</w:t>
      </w:r>
      <w:r w:rsidRPr="003141E1">
        <w:t>S</w:t>
      </w:r>
      <w:r>
        <w:t>A</w:t>
      </w:r>
      <w:r w:rsidRPr="003141E1">
        <w:t xml:space="preserve"> </w:t>
      </w:r>
      <w:r>
        <w:t>for a health assessment should be checked for</w:t>
      </w:r>
      <w:r w:rsidRPr="003141E1">
        <w:t xml:space="preserve"> general and physical danger signs and assess</w:t>
      </w:r>
      <w:r>
        <w:t>ed</w:t>
      </w:r>
      <w:r w:rsidRPr="003141E1">
        <w:t xml:space="preserve"> for the presence of </w:t>
      </w:r>
      <w:r>
        <w:t xml:space="preserve">cough, </w:t>
      </w:r>
      <w:r w:rsidRPr="003141E1">
        <w:t>fever,</w:t>
      </w:r>
      <w:r>
        <w:t xml:space="preserve"> and diarrhoea</w:t>
      </w:r>
      <w:r w:rsidRPr="003141E1">
        <w:t xml:space="preserve">. </w:t>
      </w:r>
      <w:r>
        <w:t xml:space="preserve">General danger signs are </w:t>
      </w:r>
      <w:r w:rsidR="00C732C6">
        <w:t>as defined in the IMCI</w:t>
      </w:r>
      <w:r>
        <w:t xml:space="preserve">. Physical danger signs in iCCM that also need urgent referral are chest indrawing, palmar pallor, red on MUAC tape and swelling of both feet. If the HSA has detected a danger sign, he should carry on with the assessment of the three main symptoms, </w:t>
      </w:r>
      <w:r w:rsidRPr="009519AD">
        <w:t>and identify a p</w:t>
      </w:r>
      <w:r>
        <w:t>re-referral treatment. If the H</w:t>
      </w:r>
      <w:r w:rsidRPr="009519AD">
        <w:t>S</w:t>
      </w:r>
      <w:r>
        <w:t>A</w:t>
      </w:r>
      <w:r w:rsidRPr="009519AD">
        <w:t xml:space="preserve"> has not detected any danger signs and assessed the child for the main symptoms, will give first dose of treatm</w:t>
      </w:r>
      <w:r>
        <w:t>ent and counsel the mother to treat at home.</w:t>
      </w:r>
    </w:p>
    <w:p w14:paraId="254A7C18" w14:textId="1E4B56B7" w:rsidR="006868D5" w:rsidRDefault="006868D5" w:rsidP="00C732C6">
      <w:r>
        <w:t xml:space="preserve">In </w:t>
      </w:r>
      <w:del w:id="41" w:author="Colbourn, Tim" w:date="2021-03-01T14:35:00Z">
        <w:r w:rsidDel="00B00837">
          <w:delText>the f</w:delText>
        </w:r>
      </w:del>
      <w:ins w:id="42" w:author="Colbourn, Tim" w:date="2021-03-01T14:35:00Z">
        <w:r w:rsidR="00B00837">
          <w:t>F</w:t>
        </w:r>
      </w:ins>
      <w:r>
        <w:t xml:space="preserve">igure </w:t>
      </w:r>
      <w:r w:rsidR="003B28C7">
        <w:t xml:space="preserve">2 </w:t>
      </w:r>
      <w:r>
        <w:t>above, a clinical error pathway is shown as the assessment and classification of disease by the HSA is not 100% correct and there is possibility of misdiagnosis and treatment that we want to capture in the model of this intervention. A child with a cough or difficult breathing</w:t>
      </w:r>
      <w:r w:rsidR="00C732C6">
        <w:t xml:space="preserve"> and</w:t>
      </w:r>
      <w:r>
        <w:t>:</w:t>
      </w:r>
    </w:p>
    <w:p w14:paraId="35877425" w14:textId="389AFB22" w:rsidR="006868D5" w:rsidRDefault="006868D5" w:rsidP="006868D5">
      <w:pPr>
        <w:pStyle w:val="ListParagraph"/>
        <w:numPr>
          <w:ilvl w:val="0"/>
          <w:numId w:val="24"/>
        </w:numPr>
        <w:spacing w:after="0" w:line="240" w:lineRule="auto"/>
      </w:pPr>
      <w:r>
        <w:lastRenderedPageBreak/>
        <w:t>presents fast breathing with any of the general danger signs, should be classified as fast breathing with danger sign (severe pneumonia), referred immediately to a health facility and given a first dose of antibiotic.</w:t>
      </w:r>
    </w:p>
    <w:p w14:paraId="287F7799" w14:textId="2CA10B2A" w:rsidR="006868D5" w:rsidRDefault="006868D5" w:rsidP="006868D5">
      <w:pPr>
        <w:pStyle w:val="ListParagraph"/>
        <w:numPr>
          <w:ilvl w:val="0"/>
          <w:numId w:val="24"/>
        </w:numPr>
        <w:spacing w:after="0" w:line="240" w:lineRule="auto"/>
      </w:pPr>
      <w:r>
        <w:t>presents fast breathing with no general danger signs and a negative RDT, should be classified as fast breathing (pneumonia) and treated at home.</w:t>
      </w:r>
    </w:p>
    <w:p w14:paraId="3D1BFF59" w14:textId="39360C7F" w:rsidR="006868D5" w:rsidRDefault="006868D5" w:rsidP="006868D5">
      <w:pPr>
        <w:pStyle w:val="ListParagraph"/>
        <w:numPr>
          <w:ilvl w:val="0"/>
          <w:numId w:val="24"/>
        </w:numPr>
        <w:spacing w:after="0" w:line="240" w:lineRule="auto"/>
      </w:pPr>
      <w:r>
        <w:t>presents with cough and no fast breathing, should be classified as common cold or cough, and not treated.</w:t>
      </w:r>
    </w:p>
    <w:p w14:paraId="179AA89A" w14:textId="5A2CD8F1" w:rsidR="003329DD" w:rsidRDefault="006868D5" w:rsidP="00D43043">
      <w:pPr>
        <w:pStyle w:val="ListParagraph"/>
        <w:numPr>
          <w:ilvl w:val="0"/>
          <w:numId w:val="24"/>
        </w:numPr>
        <w:spacing w:line="240" w:lineRule="auto"/>
      </w:pPr>
      <w:r>
        <w:t>If a child with cough for over 21 days, should be classified as other and referred to a health facility for further diagnosis.</w:t>
      </w:r>
    </w:p>
    <w:p w14:paraId="30033710" w14:textId="37CB82C3" w:rsidR="00C732C6" w:rsidRDefault="00C732C6" w:rsidP="00C732C6">
      <w:pPr>
        <w:pStyle w:val="Caption"/>
        <w:keepNext/>
      </w:pPr>
      <w:r>
        <w:t xml:space="preserve">Figure </w:t>
      </w:r>
      <w:fldSimple w:instr=" SEQ Figure \* ARABIC ">
        <w:r w:rsidR="00D83509">
          <w:rPr>
            <w:noProof/>
          </w:rPr>
          <w:t>3</w:t>
        </w:r>
      </w:fldSimple>
      <w:r>
        <w:t xml:space="preserve"> – HSA’s performance of i</w:t>
      </w:r>
      <w:r w:rsidRPr="006D1175">
        <w:t>CCM assessment and classification of cough or difficult breathing</w:t>
      </w:r>
    </w:p>
    <w:p w14:paraId="487F6571" w14:textId="4E8D4A71" w:rsidR="003329DD" w:rsidRDefault="003329DD" w:rsidP="00C732C6">
      <w:pPr>
        <w:keepNext/>
        <w:spacing w:line="240" w:lineRule="auto"/>
        <w:ind w:firstLine="0"/>
      </w:pPr>
      <w:r w:rsidRPr="003329DD">
        <w:rPr>
          <w:noProof/>
          <w:lang w:eastAsia="en-GB"/>
        </w:rPr>
        <w:drawing>
          <wp:inline distT="0" distB="0" distL="0" distR="0" wp14:anchorId="78FF57FA" wp14:editId="768F2FA9">
            <wp:extent cx="5793750" cy="208685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78" cy="2088915"/>
                    </a:xfrm>
                    <a:prstGeom prst="rect">
                      <a:avLst/>
                    </a:prstGeom>
                    <a:noFill/>
                    <a:ln>
                      <a:noFill/>
                    </a:ln>
                  </pic:spPr>
                </pic:pic>
              </a:graphicData>
            </a:graphic>
          </wp:inline>
        </w:drawing>
      </w:r>
    </w:p>
    <w:p w14:paraId="733901F4" w14:textId="77777777" w:rsidR="00C732C6" w:rsidRDefault="00C732C6" w:rsidP="006868D5">
      <w:pPr>
        <w:rPr>
          <w:b/>
        </w:rPr>
      </w:pPr>
    </w:p>
    <w:p w14:paraId="71EB823C" w14:textId="67223EDE" w:rsidR="00D43043" w:rsidRDefault="00D43043" w:rsidP="00D43043">
      <w:r>
        <w:t xml:space="preserve">Figure 3 shows </w:t>
      </w:r>
      <w:ins w:id="43" w:author="Colbourn, Tim" w:date="2021-03-01T14:37:00Z">
        <w:r w:rsidR="006F422F">
          <w:t xml:space="preserve">an </w:t>
        </w:r>
      </w:ins>
      <w:r>
        <w:t>approach to determine the quality of care provided by the HSAs for WHO-defined pneumonia.  Based on the signs and symptoms derived in the natural history model, the iCCM classification of ‘no pneumonia’, ‘non-severe pneumonia’ and ‘severe pneumonia’ will be generated in the diagnostic algorithm module, and presented as the ‘gold standard’.</w:t>
      </w:r>
      <w:r w:rsidRPr="00D43043">
        <w:t xml:space="preserve"> </w:t>
      </w:r>
      <w:r>
        <w:t>Then, a sensitivity of correct classification by the HSA is applied, if the case was not correctly classified, it will be given a probability of a classification of the other two possible classifications</w:t>
      </w:r>
    </w:p>
    <w:p w14:paraId="245CAEB6" w14:textId="77777777" w:rsidR="00D43043" w:rsidRDefault="00D43043" w:rsidP="00D43043">
      <w:r>
        <w:t>Following the assessment and classifications given by the HSA, the probability of correct d</w:t>
      </w:r>
      <w:r w:rsidR="006868D5">
        <w:t xml:space="preserve">ecision to treat or refer </w:t>
      </w:r>
      <w:r>
        <w:t xml:space="preserve">is </w:t>
      </w:r>
      <w:r w:rsidR="006868D5">
        <w:t>assign</w:t>
      </w:r>
      <w:r>
        <w:t>ed</w:t>
      </w:r>
      <w:r w:rsidR="006868D5">
        <w:t xml:space="preserve">. </w:t>
      </w:r>
      <w:r>
        <w:t xml:space="preserve">For the community level, the Health System Interaction (HSI) events are: </w:t>
      </w:r>
    </w:p>
    <w:p w14:paraId="27D72A73" w14:textId="77777777" w:rsidR="00D43043" w:rsidRDefault="00D43043" w:rsidP="00D43043">
      <w:pPr>
        <w:pStyle w:val="ListParagraph"/>
        <w:numPr>
          <w:ilvl w:val="0"/>
          <w:numId w:val="27"/>
        </w:numPr>
      </w:pPr>
      <w:r w:rsidRPr="00D43043">
        <w:t>HSI_iCCM_Pneumonia_Treatment_level_0</w:t>
      </w:r>
      <w:r>
        <w:t xml:space="preserve">, </w:t>
      </w:r>
    </w:p>
    <w:p w14:paraId="791AC1E5" w14:textId="795547C2" w:rsidR="00D43043" w:rsidRPr="004869A5" w:rsidRDefault="00D43043" w:rsidP="00D43043">
      <w:pPr>
        <w:pStyle w:val="ListParagraph"/>
        <w:numPr>
          <w:ilvl w:val="0"/>
          <w:numId w:val="27"/>
        </w:numPr>
      </w:pPr>
      <w:r w:rsidRPr="00D43043">
        <w:t>HSI_iCCM_Severe_Pneumonia_Treatment_level_0</w:t>
      </w:r>
    </w:p>
    <w:p w14:paraId="640C7036" w14:textId="1315A9E4" w:rsidR="004869A5" w:rsidRPr="004869A5" w:rsidRDefault="00BF5F97" w:rsidP="00BF5F97">
      <w:pPr>
        <w:pStyle w:val="Heading3"/>
      </w:pPr>
      <w:bookmarkStart w:id="44" w:name="_Toc64288813"/>
      <w:r>
        <w:t>Care management at</w:t>
      </w:r>
      <w:r w:rsidR="004869A5">
        <w:t xml:space="preserve"> the primary level (facility level 1)</w:t>
      </w:r>
      <w:bookmarkEnd w:id="44"/>
    </w:p>
    <w:p w14:paraId="7FB289A1" w14:textId="34FFA6C4" w:rsidR="00E31097" w:rsidRDefault="00E31097" w:rsidP="00E31097">
      <w:r>
        <w:t xml:space="preserve">Within the health system at the primary care level, clinical diagnosis of pneumonia follows the WHO IMNCI approach, a simplified guide to detect fast breathing, chest-indrawing and general danger signs (Table </w:t>
      </w:r>
      <w:r w:rsidR="00C87F09">
        <w:t>1</w:t>
      </w:r>
      <w:r>
        <w:t>). Suspected cases are further classified as ‘non-severe’ or ‘severe’ on the basis of the severity of symptoms, and managed accordingly. Classification indicates severity rather than an exact diagnosis. It does not include chest examination with auscultatory findings including, wheeze, crackles, bronchial breath sounds, percussion findings</w:t>
      </w:r>
      <w:r>
        <w:fldChar w:fldCharType="begin" w:fldLock="1"/>
      </w:r>
      <w:r w:rsidR="008C02B1">
        <w:instrText>ADDIN CSL_CITATION {"citationItems":[{"id":"ITEM-1","itemData":{"ISBN":"9789241548083","PMID":"26203492","abstract":"To improve survival and quality of life among the 2.5 million children living with HIV, a comprehensive package of prevention, care and treatment is required. This package should include management of infections such as pneumonia, diarrhoea, malaria and ear infections, as well as common opportunistic infections and HIV-related co-morbidities. WHO is developing a series of guidelines on each of these conditions, following the GRADE approach. The document on the management of pneumonia and diarrhoea in HIV-infected infants and children is the first of this series. The recommendations are similar to those for non infected children, but they cover specific aspects related to HIV infection.","container-title":"WHO Recommendations on the Management of Diarrhoea and Pneumonia in HIV-Infected Infants and Children: Integrated Management of Childhood Illness (IMCI)","id":"ITEM-1","issued":{"date-parts":[["2010"]]},"publisher":"World Health Organization","title":"WHO Recommendations on the Management of Diarrhoea and Pneumonia in HIV-Infected Infants and Children","type":"book"},"uris":["http://www.mendeley.com/documents/?uuid=5889995b-f06f-395c-b0b7-aa29a4e8a2e6"]}],"mendeley":{"formattedCitation":"&lt;sup&gt;44&lt;/sup&gt;","plainTextFormattedCitation":"44","previouslyFormattedCitation":"&lt;sup&gt;43&lt;/sup&gt;"},"properties":{"noteIndex":0},"schema":"https://github.com/citation-style-language/schema/raw/master/csl-citation.json"}</w:instrText>
      </w:r>
      <w:r>
        <w:fldChar w:fldCharType="separate"/>
      </w:r>
      <w:r w:rsidR="008C02B1" w:rsidRPr="008C02B1">
        <w:rPr>
          <w:noProof/>
          <w:vertAlign w:val="superscript"/>
        </w:rPr>
        <w:t>44</w:t>
      </w:r>
      <w:r>
        <w:fldChar w:fldCharType="end"/>
      </w:r>
      <w:r>
        <w:t>. At the first referral level (district hospital and CHAM</w:t>
      </w:r>
      <w:r w:rsidR="00C732C6">
        <w:rPr>
          <w:rStyle w:val="FootnoteReference"/>
        </w:rPr>
        <w:footnoteReference w:id="1"/>
      </w:r>
      <w:r>
        <w:t xml:space="preserve"> hospital) chest radiograph may be performed in combination with clinical findings for further differential diagnosis of respiratory conditions, including complications related to ALRI.</w:t>
      </w:r>
    </w:p>
    <w:p w14:paraId="7F56DBA6" w14:textId="39E56AE4" w:rsidR="00E31097" w:rsidRDefault="00E31097" w:rsidP="00E31097">
      <w:r>
        <w:t xml:space="preserve">Illustrated in Figure </w:t>
      </w:r>
      <w:r w:rsidR="001002CD">
        <w:t>3</w:t>
      </w:r>
      <w:r>
        <w:t>, is the approach to determine the quality of service provided by health workers at the first level health facility (health centres and community hospitals) for WHO-defined pneumonia. Depending on symptoms generated in the natural history model, an IMCI classification of ‘no pneumonia/common cold’, ‘non-severe pneumonia’ and ‘severe pneumonia’ will be generated in the diagnostic algorithm module, and presented as the ‘gold standard’. Then, a sensitivity of correct classification by the health worker is applied, if the case was not correctly classified, it will be given a probability of a classification of the other two possible classification. E.g. a child presenting symptoms that fall into the IMCI ‘severe pneumonia’ can be either given the right classification, or the other two ‘non-severe pneumonia’ or ‘no pneumonia’ classification, which will then be treated accordingly.</w:t>
      </w:r>
    </w:p>
    <w:p w14:paraId="42355A61" w14:textId="542D38C4" w:rsidR="00E31097" w:rsidRDefault="00E31097" w:rsidP="00E31097">
      <w:pPr>
        <w:pStyle w:val="Caption"/>
        <w:keepNext/>
      </w:pPr>
      <w:commentRangeStart w:id="45"/>
      <w:r>
        <w:lastRenderedPageBreak/>
        <w:t xml:space="preserve">Figure </w:t>
      </w:r>
      <w:fldSimple w:instr=" SEQ Figure \* ARABIC ">
        <w:r w:rsidR="00D83509">
          <w:rPr>
            <w:noProof/>
          </w:rPr>
          <w:t>4</w:t>
        </w:r>
      </w:fldSimple>
      <w:r>
        <w:t xml:space="preserve"> – Quality of IMCI service provision for ALRI assessment</w:t>
      </w:r>
      <w:r w:rsidR="00352DFA">
        <w:t xml:space="preserve"> and classification</w:t>
      </w:r>
      <w:r>
        <w:t xml:space="preserve"> (2-59 months)</w:t>
      </w:r>
      <w:commentRangeEnd w:id="45"/>
      <w:r w:rsidR="00893BA6">
        <w:rPr>
          <w:rStyle w:val="CommentReference"/>
          <w:rFonts w:eastAsiaTheme="minorHAnsi"/>
          <w:b w:val="0"/>
          <w:iCs w:val="0"/>
        </w:rPr>
        <w:commentReference w:id="45"/>
      </w:r>
    </w:p>
    <w:p w14:paraId="13D90472" w14:textId="77777777" w:rsidR="00E31097" w:rsidRDefault="00E31097" w:rsidP="00E31097">
      <w:pPr>
        <w:keepNext/>
        <w:ind w:firstLine="0"/>
      </w:pPr>
      <w:r w:rsidRPr="00233130">
        <w:rPr>
          <w:noProof/>
          <w:lang w:eastAsia="en-GB"/>
        </w:rPr>
        <w:drawing>
          <wp:inline distT="0" distB="0" distL="0" distR="0" wp14:anchorId="55E22DE6" wp14:editId="6107BCAD">
            <wp:extent cx="6073006" cy="2283446"/>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4238" cy="2295189"/>
                    </a:xfrm>
                    <a:prstGeom prst="rect">
                      <a:avLst/>
                    </a:prstGeom>
                    <a:noFill/>
                    <a:ln>
                      <a:noFill/>
                    </a:ln>
                  </pic:spPr>
                </pic:pic>
              </a:graphicData>
            </a:graphic>
          </wp:inline>
        </w:drawing>
      </w:r>
    </w:p>
    <w:p w14:paraId="4530B7FA" w14:textId="7E816A06" w:rsidR="00E31097" w:rsidRDefault="00E31097" w:rsidP="00EE24C5">
      <w:r w:rsidRPr="00DD494B">
        <w:t xml:space="preserve">This rationale will be applied for the other childhood-related diseases within the IMCI, </w:t>
      </w:r>
      <w:r>
        <w:t xml:space="preserve">starting with the assessment of main symptoms: cough/difficult breathing (for pneumonia), fever, diarrhoea, nutritional status, HIV status check and immunization check. Then, apply the sensitivity of correct classification and following action plan. Similarly, Figure </w:t>
      </w:r>
      <w:r w:rsidR="00BF5F97">
        <w:t>5</w:t>
      </w:r>
      <w:r>
        <w:t>, is the approach to determine whether a child with IMCI classification of pneumonia has been given it</w:t>
      </w:r>
      <w:r w:rsidR="00EE24C5">
        <w:t>s correct respective treatment.</w:t>
      </w:r>
    </w:p>
    <w:p w14:paraId="790ECC1B" w14:textId="0A27BB87" w:rsidR="00E31097" w:rsidRDefault="00E31097" w:rsidP="00E31097">
      <w:pPr>
        <w:pStyle w:val="Caption"/>
        <w:keepNext/>
      </w:pPr>
      <w:r>
        <w:t xml:space="preserve">Figure </w:t>
      </w:r>
      <w:fldSimple w:instr=" SEQ Figure \* ARABIC ">
        <w:r w:rsidR="00D83509">
          <w:rPr>
            <w:noProof/>
          </w:rPr>
          <w:t>5</w:t>
        </w:r>
      </w:fldSimple>
      <w:r>
        <w:t xml:space="preserve"> – Quality of IMCI service provision for correct pneumonia treatment (2-59 month)</w:t>
      </w:r>
    </w:p>
    <w:p w14:paraId="7A529EA1" w14:textId="4D89D23D" w:rsidR="004A1528" w:rsidRPr="004A1528" w:rsidRDefault="004A1528" w:rsidP="004A1528">
      <w:pPr>
        <w:ind w:firstLine="0"/>
      </w:pPr>
      <w:r w:rsidRPr="004A1528">
        <w:rPr>
          <w:noProof/>
          <w:lang w:eastAsia="en-GB"/>
        </w:rPr>
        <w:drawing>
          <wp:inline distT="0" distB="0" distL="0" distR="0" wp14:anchorId="1DC3ED9C" wp14:editId="4D9C5D55">
            <wp:extent cx="6088714" cy="2092480"/>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491" cy="2103401"/>
                    </a:xfrm>
                    <a:prstGeom prst="rect">
                      <a:avLst/>
                    </a:prstGeom>
                    <a:noFill/>
                    <a:ln>
                      <a:noFill/>
                    </a:ln>
                  </pic:spPr>
                </pic:pic>
              </a:graphicData>
            </a:graphic>
          </wp:inline>
        </w:drawing>
      </w:r>
    </w:p>
    <w:p w14:paraId="1BA937A7" w14:textId="5B8A9C0A" w:rsidR="004869A5" w:rsidRDefault="00E31097" w:rsidP="00BF5F97">
      <w:r>
        <w:t>In the same rationale as the assessment and classification of IMCI pneumonia, the quality of service provision in terms of correct treatment given is also part of the diagnostic algorithm module, and as of an important step as in the assessment and classification. If classification of ‘no pneumonia’ only supportive care at home is advised and no antibiotics are given; ‘non-severe pneumonia’ classification requires antibiotics only; and ‘severe pneumonia’ requires referral for further care, antibiotics and oxygen therapy. Since over-prescription of antibiotics is a common practice in Malawi facilities for children presenting cough or difficult breathing without IMCI pneumonia classification</w:t>
      </w:r>
      <w:r>
        <w:fldChar w:fldCharType="begin" w:fldLock="1"/>
      </w:r>
      <w:r w:rsidR="008C02B1">
        <w:instrText>ADDIN CSL_CITATION {"citationItems":[{"id":"ITEM-1","itemData":{"DOI":"10.7189/jogh.07.020408","ISSN":"20472986","PMID":"29163934","abstract":"Background Research shows inadequate Integrated Management of Childhood Illness (IMCI)-pneumonia care in various low-income settings but evidence is largely from small-scale studies with limited evidence of patient-, provider- and facility-levels determinants of IMCI non-severe pneumonia classification and its management. Methods The Malawi Service Provision Assessment 2013-2014 included 3149 outpatients aged 2-59 months with completed observations, interviews and re-examinations. Mixed-effects logistic regression models quantified the influence of patient-, provider and facility-level determinants on having IMCI non-severe pneumonia and its management in observed consultations. Findings Among 3149 eligible outpatients, 590 (18.7%) had IMCI non-severe pneumonia classification in re-examination. 228 (38.7%) classified cases received first-line antibiotics and 159 (26.9%) received no antibiotics. 18.6% with cough or difficult breathing had 60-second respiratory rates counted during consultations, and conducting this assessment was significantly associated with IMCI training ever received (odds ratio (OR) = 2.37, 95% confidence interval (CI): 1.29-4.31) and negative rapid diagnostic test results (OR = 3.21, 95% CI: 1.45-7.13). Older children had lower odds of assessments than infants (OR = 48-59 months: 0.35, 95% CI: 0.16-0.75). Children presenting with any of the following complaints also had reduced odds of assessment: fever, diarrhea, skin problem or any danger sign. First-line antibiotic treatment for classified cases was significantly associated with high temperatures (OR = 3.26, 95% CI: 1.24-8.55) while older children had reduced odds of first-line treatment compared to infants (OR = 48-59 months: 0.29, 95% CI: 0.10-0.83). RDT-confirmed malaria was a significant predictor of no antibiotic receipt for IMCI non-severe pneumonia (OR = 10.65, 95% CI: 2.39-47.36). Conclusions IMCI non-severe pneumonia care was sub-optimal in Malawi health facilities in 2013-2014 with inadequate assessments and prescribing practices that must be addressed to reduce this leading cause of mortality. Child's symptoms and age, malaria diagnosis and provider training were primary influences on assessment and treatment practices. Current evidence could be used to better target IMCI training and support to improve pneumonia care for sick children in Malawi facilities.","author":[{"dropping-particle":"","family":"Johansson","given":"Emily White","non-dropping-particle":"","parse-names":false,"suffix":""},{"dropping-particle":"","family":"Nsona","given":"Humphreys","non-dropping-particle":"","parse-names":false,"suffix":""},{"dropping-particle":"","family":"Carvajal-Aguirre","given":"Liliana","non-dropping-particle":"","parse-names":false,"suffix":""},{"dropping-particle":"","family":"Amouzou","given":"Agbessi","non-dropping-particle":"","parse-names":false,"suffix":""},{"dropping-particle":"","family":"Hildenwall","given":"Helena","non-dropping-particle":"","parse-names":false,"suffix":""}],"container-title":"Journal of Global Health","id":"ITEM-1","issue":"2","issued":{"date-parts":[["2017","11","9"]]},"publisher":"University of Edinburgh","title":"Determinants of Integrated Management of hildhood Illness (IMCI) non-severe pneumonia classification and care in Malawi health facilities: Analysis of a national facility census","type":"article-journal","volume":"7"},"uris":["http://www.mendeley.com/documents/?uuid=ea35cede-3fd5-3453-b0ed-46f1cdc5ca04"]}],"mendeley":{"formattedCitation":"&lt;sup&gt;45&lt;/sup&gt;","plainTextFormattedCitation":"45","previouslyFormattedCitation":"&lt;sup&gt;44&lt;/sup&gt;"},"properties":{"noteIndex":0},"schema":"https://github.com/citation-style-language/schema/raw/master/csl-citation.json"}</w:instrText>
      </w:r>
      <w:r>
        <w:fldChar w:fldCharType="separate"/>
      </w:r>
      <w:r w:rsidR="008C02B1" w:rsidRPr="008C02B1">
        <w:rPr>
          <w:noProof/>
          <w:vertAlign w:val="superscript"/>
        </w:rPr>
        <w:t>45</w:t>
      </w:r>
      <w:r>
        <w:fldChar w:fldCharType="end"/>
      </w:r>
      <w:r>
        <w:t>, this would be an importan</w:t>
      </w:r>
      <w:r w:rsidR="00BF5F97">
        <w:t>t issue to measure and address.</w:t>
      </w:r>
    </w:p>
    <w:p w14:paraId="0662BDAE" w14:textId="5DBE46E2" w:rsidR="0031183B" w:rsidRDefault="0031183B" w:rsidP="00BF5F97">
      <w:r>
        <w:t>The HSI events for cough/ difficult breathing at the facility level 1 include:</w:t>
      </w:r>
    </w:p>
    <w:p w14:paraId="67B230F4" w14:textId="636A6BB4" w:rsidR="0031183B" w:rsidRDefault="0031183B" w:rsidP="0031183B">
      <w:pPr>
        <w:tabs>
          <w:tab w:val="left" w:pos="8704"/>
        </w:tabs>
        <w:ind w:firstLine="0"/>
      </w:pPr>
      <w:r w:rsidRPr="0031183B">
        <w:t>HSI_IMCI_No_Pneumonia_Treatment_level_1</w:t>
      </w:r>
      <w:r>
        <w:t xml:space="preserve"> (no consumables/ home care advice)</w:t>
      </w:r>
      <w:r>
        <w:tab/>
      </w:r>
    </w:p>
    <w:p w14:paraId="04B2D201" w14:textId="178E90D5" w:rsidR="0031183B" w:rsidRDefault="0031183B" w:rsidP="0031183B">
      <w:pPr>
        <w:tabs>
          <w:tab w:val="left" w:pos="8704"/>
        </w:tabs>
        <w:ind w:firstLine="0"/>
      </w:pPr>
      <w:r w:rsidRPr="0031183B">
        <w:t>HSI_IMCI_Pneumonia_Treatment_level_1</w:t>
      </w:r>
    </w:p>
    <w:p w14:paraId="138F2729" w14:textId="5282CD95" w:rsidR="0031183B" w:rsidRDefault="00826D33" w:rsidP="00826D33">
      <w:pPr>
        <w:tabs>
          <w:tab w:val="left" w:pos="8704"/>
        </w:tabs>
        <w:ind w:firstLine="0"/>
      </w:pPr>
      <w:r w:rsidRPr="00826D33">
        <w:t>HSI_IMCI_Severe_Pneumonia_Treatment_level_1</w:t>
      </w:r>
    </w:p>
    <w:p w14:paraId="4024DAC0" w14:textId="46820D4A" w:rsidR="004869A5" w:rsidRDefault="00BF5F97" w:rsidP="00BF5F97">
      <w:pPr>
        <w:pStyle w:val="Heading3"/>
      </w:pPr>
      <w:bookmarkStart w:id="46" w:name="_Toc64288814"/>
      <w:commentRangeStart w:id="47"/>
      <w:commentRangeStart w:id="48"/>
      <w:r>
        <w:t>Care management at</w:t>
      </w:r>
      <w:r w:rsidR="004869A5">
        <w:t xml:space="preserve"> the secondary level (facility level 2)</w:t>
      </w:r>
      <w:commentRangeEnd w:id="47"/>
      <w:r w:rsidR="00E13031">
        <w:rPr>
          <w:rStyle w:val="CommentReference"/>
          <w:rFonts w:eastAsiaTheme="minorHAnsi" w:cstheme="minorBidi"/>
          <w:b w:val="0"/>
          <w:color w:val="auto"/>
        </w:rPr>
        <w:commentReference w:id="47"/>
      </w:r>
      <w:bookmarkEnd w:id="46"/>
      <w:commentRangeEnd w:id="48"/>
      <w:r w:rsidR="0024090A">
        <w:rPr>
          <w:rStyle w:val="CommentReference"/>
          <w:rFonts w:eastAsiaTheme="minorHAnsi" w:cstheme="minorBidi"/>
          <w:b w:val="0"/>
          <w:color w:val="auto"/>
        </w:rPr>
        <w:commentReference w:id="48"/>
      </w:r>
    </w:p>
    <w:p w14:paraId="5CE7865B" w14:textId="77777777" w:rsidR="004869A5" w:rsidRPr="004869A5" w:rsidRDefault="004869A5" w:rsidP="004869A5"/>
    <w:p w14:paraId="0E0A9117" w14:textId="77777777" w:rsidR="004869A5" w:rsidRPr="00323B13" w:rsidRDefault="004869A5" w:rsidP="004869A5">
      <w:pPr>
        <w:ind w:firstLine="0"/>
        <w:rPr>
          <w:b/>
        </w:rPr>
      </w:pPr>
      <w:r w:rsidRPr="00323B13">
        <w:rPr>
          <w:b/>
        </w:rPr>
        <w:t>Signs and symptoms from Hospital Pocketbook:</w:t>
      </w:r>
    </w:p>
    <w:p w14:paraId="466CCB43" w14:textId="77777777" w:rsidR="004869A5" w:rsidRDefault="004869A5" w:rsidP="004869A5">
      <w:pPr>
        <w:ind w:firstLine="0"/>
      </w:pPr>
      <w:r w:rsidRPr="00323B13">
        <w:rPr>
          <w:b/>
        </w:rPr>
        <w:t>Severe pneumonia</w:t>
      </w:r>
      <w:r>
        <w:t xml:space="preserve"> diagnosis – cough or difficulty in breathing, plus at least one of the following:</w:t>
      </w:r>
    </w:p>
    <w:p w14:paraId="56BEB41D" w14:textId="77777777" w:rsidR="004869A5" w:rsidRDefault="004869A5" w:rsidP="004869A5">
      <w:pPr>
        <w:pStyle w:val="ListParagraph"/>
        <w:numPr>
          <w:ilvl w:val="0"/>
          <w:numId w:val="13"/>
        </w:numPr>
      </w:pPr>
      <w:r>
        <w:t>Central cyanosis or oxygen saturation &lt; 90% on pulse oximetry</w:t>
      </w:r>
    </w:p>
    <w:p w14:paraId="6D109027" w14:textId="77777777" w:rsidR="004869A5" w:rsidRDefault="004869A5" w:rsidP="004869A5">
      <w:pPr>
        <w:pStyle w:val="ListParagraph"/>
        <w:numPr>
          <w:ilvl w:val="0"/>
          <w:numId w:val="13"/>
        </w:numPr>
      </w:pPr>
      <w:r>
        <w:t>Severe respiratory distress (e.g. grunting, very severe chest indrawing)</w:t>
      </w:r>
    </w:p>
    <w:p w14:paraId="2F771D48" w14:textId="77777777" w:rsidR="004869A5" w:rsidRDefault="004869A5" w:rsidP="004869A5">
      <w:pPr>
        <w:pStyle w:val="ListParagraph"/>
        <w:numPr>
          <w:ilvl w:val="0"/>
          <w:numId w:val="13"/>
        </w:numPr>
      </w:pPr>
      <w:r>
        <w:t>Signs of pneumonia with a general danger sign: inability to breastfeed or drink, lethargy or unconscious, convulsions.</w:t>
      </w:r>
    </w:p>
    <w:p w14:paraId="07AB2967" w14:textId="77777777" w:rsidR="004869A5" w:rsidRDefault="004869A5" w:rsidP="004869A5">
      <w:pPr>
        <w:pStyle w:val="ListParagraph"/>
        <w:numPr>
          <w:ilvl w:val="0"/>
          <w:numId w:val="13"/>
        </w:numPr>
      </w:pPr>
      <w:r>
        <w:lastRenderedPageBreak/>
        <w:t xml:space="preserve">In addition some or all of the other signs of pneumonia may be present: </w:t>
      </w:r>
    </w:p>
    <w:p w14:paraId="4C600A84" w14:textId="77777777" w:rsidR="004869A5" w:rsidRDefault="004869A5" w:rsidP="004869A5">
      <w:pPr>
        <w:pStyle w:val="ListParagraph"/>
        <w:numPr>
          <w:ilvl w:val="1"/>
          <w:numId w:val="13"/>
        </w:numPr>
        <w:spacing w:line="240" w:lineRule="auto"/>
      </w:pPr>
      <w:r>
        <w:t>fast breathing age 2-11 months &gt;=50/min, age 1-5 years &gt;=40/min</w:t>
      </w:r>
    </w:p>
    <w:p w14:paraId="1B804957" w14:textId="77777777" w:rsidR="004869A5" w:rsidRDefault="004869A5" w:rsidP="004869A5">
      <w:pPr>
        <w:pStyle w:val="ListParagraph"/>
        <w:numPr>
          <w:ilvl w:val="1"/>
          <w:numId w:val="13"/>
        </w:numPr>
        <w:spacing w:line="240" w:lineRule="auto"/>
      </w:pPr>
      <w:r>
        <w:t>chest indrawing</w:t>
      </w:r>
    </w:p>
    <w:p w14:paraId="238A4ADA" w14:textId="77777777" w:rsidR="004869A5" w:rsidRDefault="004869A5" w:rsidP="004869A5">
      <w:pPr>
        <w:pStyle w:val="ListParagraph"/>
        <w:numPr>
          <w:ilvl w:val="1"/>
          <w:numId w:val="13"/>
        </w:numPr>
        <w:spacing w:line="240" w:lineRule="auto"/>
      </w:pPr>
      <w:r>
        <w:t>chest auscultation signs: decreased breath sounds, bronchial breath sounds, crackles, abnormal vocal resonance (decreased over pleural effusion or empyema, increased over lobar consolidation), pleural rub.</w:t>
      </w:r>
    </w:p>
    <w:p w14:paraId="0B66422C" w14:textId="77777777" w:rsidR="004869A5" w:rsidRDefault="004869A5" w:rsidP="004869A5">
      <w:r>
        <w:t>Investigations:</w:t>
      </w:r>
    </w:p>
    <w:p w14:paraId="6D055591" w14:textId="77777777" w:rsidR="004869A5" w:rsidRDefault="004869A5" w:rsidP="004869A5">
      <w:r>
        <w:t>Measure oxygen saturation with pulse oximetry in all children suspected of having pneumonia</w:t>
      </w:r>
    </w:p>
    <w:p w14:paraId="00B095BD" w14:textId="77777777" w:rsidR="004869A5" w:rsidRDefault="004869A5" w:rsidP="004869A5">
      <w:r>
        <w:t xml:space="preserve">If possible, obtain chest X-ray to identify pleural effusion, empyema, pneumothorax, pneumatocoele, interstitial pneumonia, pericardial effusion. </w:t>
      </w:r>
    </w:p>
    <w:p w14:paraId="116D2318" w14:textId="77777777" w:rsidR="004869A5" w:rsidRDefault="004869A5" w:rsidP="004869A5">
      <w:pPr>
        <w:ind w:firstLine="0"/>
      </w:pPr>
    </w:p>
    <w:p w14:paraId="22E80260" w14:textId="77777777" w:rsidR="004869A5" w:rsidRDefault="004869A5" w:rsidP="004869A5">
      <w:pPr>
        <w:ind w:firstLine="0"/>
      </w:pPr>
      <w:r>
        <w:rPr>
          <w:b/>
        </w:rPr>
        <w:t>P</w:t>
      </w:r>
      <w:r w:rsidRPr="00323B13">
        <w:rPr>
          <w:b/>
        </w:rPr>
        <w:t>neumonia</w:t>
      </w:r>
      <w:r>
        <w:t xml:space="preserve"> diagnosis – cough or difficulty in breathing, plus at least one of the following:</w:t>
      </w:r>
    </w:p>
    <w:p w14:paraId="39AFD3C3" w14:textId="77777777" w:rsidR="004869A5" w:rsidRDefault="004869A5" w:rsidP="004869A5">
      <w:pPr>
        <w:pStyle w:val="ListParagraph"/>
        <w:numPr>
          <w:ilvl w:val="0"/>
          <w:numId w:val="15"/>
        </w:numPr>
      </w:pPr>
      <w:r>
        <w:t>fast breathing age 2-11 months &gt;=50/min, age 1-5 years &gt;=40/min</w:t>
      </w:r>
    </w:p>
    <w:p w14:paraId="295BA87C" w14:textId="77777777" w:rsidR="004869A5" w:rsidRDefault="004869A5" w:rsidP="004869A5">
      <w:pPr>
        <w:pStyle w:val="ListParagraph"/>
        <w:numPr>
          <w:ilvl w:val="0"/>
          <w:numId w:val="15"/>
        </w:numPr>
      </w:pPr>
      <w:r>
        <w:t>lower chest wall indrawing</w:t>
      </w:r>
    </w:p>
    <w:p w14:paraId="3C5B6787" w14:textId="77777777" w:rsidR="004869A5" w:rsidRDefault="004869A5" w:rsidP="004869A5">
      <w:pPr>
        <w:ind w:firstLine="0"/>
      </w:pPr>
      <w:r>
        <w:t>In addition either crackles or pleural rub may be present on chest auscultation. Check that there are no signs of severe pneumonia, such as:</w:t>
      </w:r>
    </w:p>
    <w:p w14:paraId="199F6EA7" w14:textId="77777777" w:rsidR="004869A5" w:rsidRDefault="004869A5" w:rsidP="004869A5">
      <w:pPr>
        <w:spacing w:line="240" w:lineRule="auto"/>
        <w:ind w:firstLine="0"/>
      </w:pPr>
      <w:r>
        <w:t xml:space="preserve">– oxygen saturation &lt; 90% on pulse oximetry or central cyanosis </w:t>
      </w:r>
    </w:p>
    <w:p w14:paraId="1464B085" w14:textId="77777777" w:rsidR="004869A5" w:rsidRDefault="004869A5" w:rsidP="004869A5">
      <w:pPr>
        <w:spacing w:line="240" w:lineRule="auto"/>
        <w:ind w:firstLine="0"/>
      </w:pPr>
      <w:r>
        <w:t xml:space="preserve">– severe respiratory distress (e.g. grunting, very severe chest indrawing) </w:t>
      </w:r>
    </w:p>
    <w:p w14:paraId="75D4AC77" w14:textId="77777777" w:rsidR="004869A5" w:rsidRDefault="004869A5" w:rsidP="004869A5">
      <w:pPr>
        <w:spacing w:line="240" w:lineRule="auto"/>
        <w:ind w:firstLine="0"/>
      </w:pPr>
      <w:r>
        <w:t xml:space="preserve">– inability to breastfeed or drink or vomiting everything </w:t>
      </w:r>
    </w:p>
    <w:p w14:paraId="7AE93C60" w14:textId="77777777" w:rsidR="004869A5" w:rsidRDefault="004869A5" w:rsidP="004869A5">
      <w:pPr>
        <w:spacing w:line="240" w:lineRule="auto"/>
        <w:ind w:firstLine="0"/>
      </w:pPr>
      <w:r>
        <w:t xml:space="preserve">– convulsions, lethargy or reduced level of consciousness </w:t>
      </w:r>
    </w:p>
    <w:p w14:paraId="60BE257C" w14:textId="77777777" w:rsidR="004869A5" w:rsidRDefault="004869A5" w:rsidP="004869A5">
      <w:pPr>
        <w:spacing w:line="240" w:lineRule="auto"/>
        <w:ind w:firstLine="0"/>
      </w:pPr>
      <w:r>
        <w:t>– auscultatory findings of decreased or bronchial breath sounds or signs of pleural effusion or empyema.#</w:t>
      </w:r>
    </w:p>
    <w:p w14:paraId="79B0F490" w14:textId="77777777" w:rsidR="004869A5" w:rsidRDefault="004869A5" w:rsidP="004869A5">
      <w:pPr>
        <w:ind w:firstLine="0"/>
      </w:pPr>
    </w:p>
    <w:p w14:paraId="14A33572" w14:textId="77777777" w:rsidR="004869A5" w:rsidRPr="00ED3B2F" w:rsidRDefault="004869A5" w:rsidP="004869A5">
      <w:pPr>
        <w:ind w:firstLine="0"/>
        <w:rPr>
          <w:b/>
        </w:rPr>
      </w:pPr>
      <w:r w:rsidRPr="00ED3B2F">
        <w:rPr>
          <w:b/>
        </w:rPr>
        <w:t>Pleural effusion and empyema diagnosis:</w:t>
      </w:r>
    </w:p>
    <w:p w14:paraId="54461714" w14:textId="77777777" w:rsidR="004869A5" w:rsidRDefault="004869A5" w:rsidP="004869A5">
      <w:pPr>
        <w:pStyle w:val="ListParagraph"/>
        <w:numPr>
          <w:ilvl w:val="0"/>
          <w:numId w:val="18"/>
        </w:numPr>
        <w:spacing w:line="240" w:lineRule="auto"/>
      </w:pPr>
      <w:r>
        <w:t>On examination, the chest is dull to percussion, and breath sounds are reduced or absent over the affected area</w:t>
      </w:r>
    </w:p>
    <w:p w14:paraId="1FF02ABE" w14:textId="77777777" w:rsidR="004869A5" w:rsidRDefault="004869A5" w:rsidP="004869A5">
      <w:pPr>
        <w:pStyle w:val="ListParagraph"/>
        <w:numPr>
          <w:ilvl w:val="0"/>
          <w:numId w:val="18"/>
        </w:numPr>
        <w:spacing w:line="240" w:lineRule="auto"/>
      </w:pPr>
      <w:r>
        <w:t>A pleural rub may be heard at an early stage before the effusion is fully developed.</w:t>
      </w:r>
    </w:p>
    <w:p w14:paraId="5BA471A5" w14:textId="77777777" w:rsidR="004869A5" w:rsidRDefault="004869A5" w:rsidP="004869A5">
      <w:pPr>
        <w:pStyle w:val="ListParagraph"/>
        <w:numPr>
          <w:ilvl w:val="0"/>
          <w:numId w:val="18"/>
        </w:numPr>
        <w:spacing w:line="240" w:lineRule="auto"/>
      </w:pPr>
      <w:r>
        <w:t>A chest X-ray shows fluid on one or both sides of the chest.</w:t>
      </w:r>
    </w:p>
    <w:p w14:paraId="4EA8B0BD" w14:textId="77777777" w:rsidR="004869A5" w:rsidRDefault="004869A5" w:rsidP="004869A5">
      <w:pPr>
        <w:pStyle w:val="ListParagraph"/>
        <w:numPr>
          <w:ilvl w:val="0"/>
          <w:numId w:val="18"/>
        </w:numPr>
        <w:spacing w:line="240" w:lineRule="auto"/>
      </w:pPr>
      <w:r>
        <w:t>When empyema is present, fever persists despite antibiotic therapy, and the pleural fl uid is cloudy or frankly purulent.</w:t>
      </w:r>
    </w:p>
    <w:p w14:paraId="38912EC8" w14:textId="77777777" w:rsidR="004869A5" w:rsidRDefault="004869A5" w:rsidP="004869A5">
      <w:pPr>
        <w:spacing w:line="240" w:lineRule="auto"/>
        <w:ind w:firstLine="0"/>
      </w:pPr>
      <w:r>
        <w:t>Treatment – drainage and antibiotic therapy, failure to improve – test for HIV and assess for TB</w:t>
      </w:r>
    </w:p>
    <w:p w14:paraId="34BC8C9E" w14:textId="77777777" w:rsidR="004869A5" w:rsidRDefault="004869A5" w:rsidP="004869A5">
      <w:pPr>
        <w:ind w:firstLine="0"/>
      </w:pPr>
    </w:p>
    <w:p w14:paraId="406B5AB2" w14:textId="77777777" w:rsidR="004869A5" w:rsidRPr="00ED3B2F" w:rsidRDefault="004869A5" w:rsidP="004869A5">
      <w:pPr>
        <w:ind w:firstLine="0"/>
        <w:rPr>
          <w:b/>
        </w:rPr>
      </w:pPr>
      <w:r>
        <w:rPr>
          <w:b/>
        </w:rPr>
        <w:t>Lung abscess</w:t>
      </w:r>
      <w:r w:rsidRPr="00ED3B2F">
        <w:rPr>
          <w:b/>
        </w:rPr>
        <w:t xml:space="preserve"> diagnosis:</w:t>
      </w:r>
    </w:p>
    <w:p w14:paraId="71833B93" w14:textId="77777777" w:rsidR="004869A5" w:rsidRDefault="004869A5" w:rsidP="004869A5">
      <w:pPr>
        <w:ind w:firstLine="0"/>
      </w:pPr>
      <w:r>
        <w:t xml:space="preserve">Common signs and symptoms: </w:t>
      </w:r>
    </w:p>
    <w:p w14:paraId="5291593B" w14:textId="77777777" w:rsidR="004869A5" w:rsidRDefault="004869A5" w:rsidP="004869A5">
      <w:pPr>
        <w:pStyle w:val="ListParagraph"/>
        <w:numPr>
          <w:ilvl w:val="0"/>
          <w:numId w:val="19"/>
        </w:numPr>
        <w:spacing w:line="240" w:lineRule="auto"/>
      </w:pPr>
      <w:r>
        <w:t xml:space="preserve">Fever </w:t>
      </w:r>
    </w:p>
    <w:p w14:paraId="2D191CC1" w14:textId="77777777" w:rsidR="004869A5" w:rsidRDefault="004869A5" w:rsidP="004869A5">
      <w:pPr>
        <w:pStyle w:val="ListParagraph"/>
        <w:numPr>
          <w:ilvl w:val="0"/>
          <w:numId w:val="19"/>
        </w:numPr>
        <w:spacing w:line="240" w:lineRule="auto"/>
      </w:pPr>
      <w:r>
        <w:t xml:space="preserve">Pleuritic chest pain </w:t>
      </w:r>
    </w:p>
    <w:p w14:paraId="3770D64E" w14:textId="77777777" w:rsidR="004869A5" w:rsidRDefault="004869A5" w:rsidP="004869A5">
      <w:pPr>
        <w:pStyle w:val="ListParagraph"/>
        <w:numPr>
          <w:ilvl w:val="0"/>
          <w:numId w:val="19"/>
        </w:numPr>
        <w:spacing w:line="240" w:lineRule="auto"/>
      </w:pPr>
      <w:r>
        <w:t xml:space="preserve">Sputum production or haemoptysis </w:t>
      </w:r>
    </w:p>
    <w:p w14:paraId="7EDA3F08" w14:textId="77777777" w:rsidR="004869A5" w:rsidRDefault="004869A5" w:rsidP="004869A5">
      <w:pPr>
        <w:pStyle w:val="ListParagraph"/>
        <w:numPr>
          <w:ilvl w:val="0"/>
          <w:numId w:val="19"/>
        </w:numPr>
        <w:spacing w:line="240" w:lineRule="auto"/>
      </w:pPr>
      <w:r>
        <w:t xml:space="preserve">Weight loss </w:t>
      </w:r>
    </w:p>
    <w:p w14:paraId="15B107CD" w14:textId="77777777" w:rsidR="004869A5" w:rsidRDefault="004869A5" w:rsidP="004869A5">
      <w:pPr>
        <w:pStyle w:val="ListParagraph"/>
        <w:numPr>
          <w:ilvl w:val="0"/>
          <w:numId w:val="19"/>
        </w:numPr>
        <w:spacing w:line="240" w:lineRule="auto"/>
      </w:pPr>
      <w:r>
        <w:t xml:space="preserve">On examination: reduced chest movement, decreased breath sounds, dullness to percussion, crackles, and bronchial breathing. </w:t>
      </w:r>
    </w:p>
    <w:p w14:paraId="4384FA8C" w14:textId="77777777" w:rsidR="004869A5" w:rsidRDefault="004869A5" w:rsidP="004869A5">
      <w:pPr>
        <w:pStyle w:val="ListParagraph"/>
        <w:numPr>
          <w:ilvl w:val="0"/>
          <w:numId w:val="19"/>
        </w:numPr>
        <w:spacing w:line="240" w:lineRule="auto"/>
      </w:pPr>
      <w:r>
        <w:t xml:space="preserve">Chest X-ray: solitary, thick-walled cavity in the lung with or without air fluid level. </w:t>
      </w:r>
    </w:p>
    <w:p w14:paraId="5F8C93BD" w14:textId="77777777" w:rsidR="004869A5" w:rsidRDefault="004869A5" w:rsidP="004869A5">
      <w:pPr>
        <w:pStyle w:val="ListParagraph"/>
        <w:numPr>
          <w:ilvl w:val="0"/>
          <w:numId w:val="19"/>
        </w:numPr>
        <w:spacing w:line="240" w:lineRule="auto"/>
      </w:pPr>
      <w:r>
        <w:t>Ultrasonography and CT scan: to localize the lesion and guide drainage or needle aspiration.</w:t>
      </w:r>
    </w:p>
    <w:p w14:paraId="2F0CB36C" w14:textId="77777777" w:rsidR="004869A5" w:rsidRDefault="004869A5" w:rsidP="004869A5">
      <w:pPr>
        <w:spacing w:line="240" w:lineRule="auto"/>
        <w:ind w:firstLine="0"/>
      </w:pPr>
      <w:r>
        <w:t>Treatment – antibiotics treatment, surgical management</w:t>
      </w:r>
    </w:p>
    <w:p w14:paraId="154BF015" w14:textId="77777777" w:rsidR="004869A5" w:rsidRDefault="004869A5" w:rsidP="004869A5">
      <w:pPr>
        <w:spacing w:line="240" w:lineRule="auto"/>
        <w:ind w:firstLine="0"/>
      </w:pPr>
    </w:p>
    <w:p w14:paraId="1D4611CC" w14:textId="77777777" w:rsidR="004869A5" w:rsidRDefault="004869A5" w:rsidP="004869A5">
      <w:pPr>
        <w:ind w:firstLine="0"/>
        <w:rPr>
          <w:b/>
        </w:rPr>
      </w:pPr>
      <w:r>
        <w:rPr>
          <w:b/>
        </w:rPr>
        <w:t>Pneumothorax</w:t>
      </w:r>
      <w:r w:rsidRPr="00ED3B2F">
        <w:rPr>
          <w:b/>
        </w:rPr>
        <w:t xml:space="preserve"> diagnosis:</w:t>
      </w:r>
    </w:p>
    <w:p w14:paraId="2425937B" w14:textId="77777777" w:rsidR="004869A5" w:rsidRDefault="004869A5" w:rsidP="004869A5">
      <w:pPr>
        <w:pStyle w:val="ListParagraph"/>
        <w:numPr>
          <w:ilvl w:val="0"/>
          <w:numId w:val="20"/>
        </w:numPr>
        <w:spacing w:line="240" w:lineRule="auto"/>
      </w:pPr>
      <w:r>
        <w:t xml:space="preserve">Signs and symptoms may vary according to the extent of lung collapse, degree of intrapleural pressure, and rapidity of onset. </w:t>
      </w:r>
    </w:p>
    <w:p w14:paraId="50979D64" w14:textId="77777777" w:rsidR="004869A5" w:rsidRDefault="004869A5" w:rsidP="004869A5">
      <w:pPr>
        <w:pStyle w:val="ListParagraph"/>
        <w:numPr>
          <w:ilvl w:val="0"/>
          <w:numId w:val="20"/>
        </w:numPr>
        <w:spacing w:line="240" w:lineRule="auto"/>
      </w:pPr>
      <w:r>
        <w:t xml:space="preserve">On examination: chest bulging on the affected side if one side is involved, shift of cardiac impulse away from the site of the pneumothorax, decreased breath sounds on the affected side, grunting, severe respiratory distress and cyanosis may occur late in the progression of the complication. </w:t>
      </w:r>
    </w:p>
    <w:p w14:paraId="637DD8A6" w14:textId="77777777" w:rsidR="004869A5" w:rsidRDefault="004869A5" w:rsidP="004869A5">
      <w:pPr>
        <w:pStyle w:val="ListParagraph"/>
        <w:numPr>
          <w:ilvl w:val="0"/>
          <w:numId w:val="20"/>
        </w:numPr>
        <w:spacing w:line="240" w:lineRule="auto"/>
      </w:pPr>
      <w:r>
        <w:t xml:space="preserve">Differential diagnosis include lung cyst, lobar emphysema, bullae, diaphragmatic hernia </w:t>
      </w:r>
    </w:p>
    <w:p w14:paraId="6DED318B" w14:textId="77777777" w:rsidR="004869A5" w:rsidRPr="00ED3B2F" w:rsidRDefault="004869A5" w:rsidP="004869A5">
      <w:pPr>
        <w:pStyle w:val="ListParagraph"/>
        <w:numPr>
          <w:ilvl w:val="0"/>
          <w:numId w:val="20"/>
        </w:numPr>
        <w:spacing w:line="240" w:lineRule="auto"/>
        <w:rPr>
          <w:b/>
        </w:rPr>
      </w:pPr>
      <w:r>
        <w:t>Chest X-ray is crucial in the confirmation of diagnosis.</w:t>
      </w:r>
    </w:p>
    <w:p w14:paraId="3F928826" w14:textId="77777777" w:rsidR="004869A5" w:rsidRPr="00ED3B2F" w:rsidRDefault="004869A5" w:rsidP="004869A5">
      <w:pPr>
        <w:spacing w:line="240" w:lineRule="auto"/>
        <w:ind w:firstLine="0"/>
      </w:pPr>
      <w:r w:rsidRPr="00ED3B2F">
        <w:t>Treatment – need for compression, chest drainage</w:t>
      </w:r>
    </w:p>
    <w:p w14:paraId="737DEDF2" w14:textId="77777777" w:rsidR="004869A5" w:rsidRPr="00ED3B2F" w:rsidRDefault="004869A5" w:rsidP="004869A5">
      <w:pPr>
        <w:spacing w:line="240" w:lineRule="auto"/>
        <w:ind w:firstLine="0"/>
        <w:rPr>
          <w:b/>
        </w:rPr>
      </w:pPr>
    </w:p>
    <w:p w14:paraId="411E5C71" w14:textId="77777777" w:rsidR="004869A5" w:rsidRPr="00ED3B2F" w:rsidRDefault="004869A5" w:rsidP="004869A5">
      <w:pPr>
        <w:spacing w:line="240" w:lineRule="auto"/>
        <w:ind w:firstLine="0"/>
        <w:rPr>
          <w:b/>
        </w:rPr>
      </w:pPr>
      <w:r w:rsidRPr="00ED3B2F">
        <w:rPr>
          <w:b/>
        </w:rPr>
        <w:t>Bronchiolitis diagnosis:</w:t>
      </w:r>
    </w:p>
    <w:p w14:paraId="44CD3AE2" w14:textId="77777777" w:rsidR="004869A5" w:rsidRDefault="004869A5" w:rsidP="004869A5">
      <w:pPr>
        <w:spacing w:line="240" w:lineRule="auto"/>
        <w:ind w:firstLine="0"/>
      </w:pPr>
      <w:r>
        <w:t>– First episode of wheeze in a child aged &lt; 2 years – Wheeze episode at time of seasonal bronchiolitis – Hyperinflation of the chest – Prolonged expiration – Reduced air entry (if very severe, airway obstruction) – Poor or no response to bronchodilators – Apnoea in young infants, especially if born preterm</w:t>
      </w:r>
    </w:p>
    <w:p w14:paraId="1058D628" w14:textId="77777777" w:rsidR="004869A5" w:rsidRDefault="004869A5" w:rsidP="004869A5">
      <w:pPr>
        <w:spacing w:line="240" w:lineRule="auto"/>
        <w:ind w:firstLine="0"/>
      </w:pPr>
    </w:p>
    <w:p w14:paraId="2BC47591" w14:textId="77777777" w:rsidR="00E13031" w:rsidRDefault="004869A5" w:rsidP="003A30F9">
      <w:pPr>
        <w:spacing w:line="240" w:lineRule="auto"/>
        <w:ind w:firstLine="0"/>
      </w:pPr>
      <w:r>
        <w:t>Typical features of bronchiol</w:t>
      </w:r>
      <w:r w:rsidR="00E13031">
        <w:t xml:space="preserve">itis, on examination, include: </w:t>
      </w:r>
    </w:p>
    <w:p w14:paraId="4D0C8055" w14:textId="77777777" w:rsidR="00E13031" w:rsidRDefault="004869A5" w:rsidP="00E13031">
      <w:pPr>
        <w:pStyle w:val="ListParagraph"/>
        <w:numPr>
          <w:ilvl w:val="0"/>
          <w:numId w:val="28"/>
        </w:numPr>
        <w:spacing w:line="240" w:lineRule="auto"/>
      </w:pPr>
      <w:r>
        <w:t>wheezing that is not relieved by up to three doses of</w:t>
      </w:r>
      <w:r w:rsidR="00E13031">
        <w:t xml:space="preserve"> a rapid-acting bronchodilator </w:t>
      </w:r>
    </w:p>
    <w:p w14:paraId="730F89EF" w14:textId="197B60BB" w:rsidR="00E13031" w:rsidRDefault="00E13031" w:rsidP="00E13031">
      <w:pPr>
        <w:pStyle w:val="ListParagraph"/>
        <w:numPr>
          <w:ilvl w:val="0"/>
          <w:numId w:val="28"/>
        </w:numPr>
        <w:spacing w:line="240" w:lineRule="auto"/>
      </w:pPr>
      <w:r>
        <w:t>hyperinfl</w:t>
      </w:r>
      <w:r w:rsidR="004869A5">
        <w:t>ation of the chest, with inc</w:t>
      </w:r>
      <w:r>
        <w:t>reased resonance to percussion</w:t>
      </w:r>
    </w:p>
    <w:p w14:paraId="703D2581" w14:textId="77777777" w:rsidR="00E13031" w:rsidRDefault="004869A5" w:rsidP="00E13031">
      <w:pPr>
        <w:pStyle w:val="ListParagraph"/>
        <w:numPr>
          <w:ilvl w:val="0"/>
          <w:numId w:val="28"/>
        </w:numPr>
        <w:spacing w:line="240" w:lineRule="auto"/>
      </w:pPr>
      <w:r>
        <w:t xml:space="preserve">lower chest wall indrawing </w:t>
      </w:r>
    </w:p>
    <w:p w14:paraId="4AC684DF" w14:textId="5A9A47D3" w:rsidR="00E13031" w:rsidRDefault="00E13031" w:rsidP="00E13031">
      <w:pPr>
        <w:pStyle w:val="ListParagraph"/>
        <w:numPr>
          <w:ilvl w:val="0"/>
          <w:numId w:val="28"/>
        </w:numPr>
        <w:spacing w:line="240" w:lineRule="auto"/>
      </w:pPr>
      <w:r>
        <w:t>fi</w:t>
      </w:r>
      <w:r w:rsidR="004869A5">
        <w:t xml:space="preserve">ne crackles and wheeze on auscultation of the chest </w:t>
      </w:r>
    </w:p>
    <w:p w14:paraId="7A75A594" w14:textId="4A24D54B" w:rsidR="00E13031" w:rsidRDefault="00E13031" w:rsidP="00E13031">
      <w:pPr>
        <w:pStyle w:val="ListParagraph"/>
        <w:numPr>
          <w:ilvl w:val="0"/>
          <w:numId w:val="28"/>
        </w:numPr>
        <w:spacing w:line="240" w:lineRule="auto"/>
      </w:pPr>
      <w:r>
        <w:t>diffi</w:t>
      </w:r>
      <w:r w:rsidR="004869A5">
        <w:t>culty in feeding, breastfeeding or drinking</w:t>
      </w:r>
      <w:r>
        <w:t xml:space="preserve"> owing to respiratory distress </w:t>
      </w:r>
    </w:p>
    <w:p w14:paraId="7250E781" w14:textId="2E4A7BA1" w:rsidR="004869A5" w:rsidRDefault="004869A5" w:rsidP="00E13031">
      <w:pPr>
        <w:pStyle w:val="ListParagraph"/>
        <w:numPr>
          <w:ilvl w:val="0"/>
          <w:numId w:val="28"/>
        </w:numPr>
        <w:spacing w:line="240" w:lineRule="auto"/>
      </w:pPr>
      <w:r>
        <w:t xml:space="preserve">nasal discharge, which can </w:t>
      </w:r>
      <w:r w:rsidR="003A30F9">
        <w:t>cause severe nasal obstruction.</w:t>
      </w:r>
    </w:p>
    <w:p w14:paraId="1651AB60" w14:textId="7F28DB79" w:rsidR="004869A5" w:rsidRDefault="004869A5">
      <w:pPr>
        <w:spacing w:after="160" w:line="259" w:lineRule="auto"/>
        <w:ind w:firstLine="0"/>
        <w:contextualSpacing w:val="0"/>
        <w:jc w:val="left"/>
      </w:pPr>
    </w:p>
    <w:p w14:paraId="4EA36087" w14:textId="77777777" w:rsidR="000F7AEA" w:rsidRDefault="005F1BF3">
      <w:pPr>
        <w:spacing w:after="160" w:line="259" w:lineRule="auto"/>
        <w:ind w:firstLine="0"/>
        <w:contextualSpacing w:val="0"/>
        <w:jc w:val="left"/>
      </w:pPr>
      <w:commentRangeStart w:id="49"/>
      <w:r>
        <w:rPr>
          <w:noProof/>
          <w:lang w:eastAsia="en-GB"/>
        </w:rPr>
        <w:drawing>
          <wp:inline distT="0" distB="0" distL="0" distR="0" wp14:anchorId="2938B6E3" wp14:editId="3751F4E8">
            <wp:extent cx="6151880" cy="4895850"/>
            <wp:effectExtent l="0" t="0" r="1270" b="0"/>
            <wp:docPr id="12" name="Picture 12" descr="https://ars.els-cdn.com/content/image/1-s2.0-S0140673615607334-g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140673615607334-gr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4895850"/>
                    </a:xfrm>
                    <a:prstGeom prst="rect">
                      <a:avLst/>
                    </a:prstGeom>
                    <a:noFill/>
                    <a:ln>
                      <a:noFill/>
                    </a:ln>
                  </pic:spPr>
                </pic:pic>
              </a:graphicData>
            </a:graphic>
          </wp:inline>
        </w:drawing>
      </w:r>
      <w:commentRangeEnd w:id="49"/>
      <w:r w:rsidR="00420474">
        <w:rPr>
          <w:rStyle w:val="CommentReference"/>
        </w:rPr>
        <w:commentReference w:id="49"/>
      </w:r>
    </w:p>
    <w:p w14:paraId="5D78C085" w14:textId="125DEA66" w:rsidR="003B28C7" w:rsidRDefault="000F7AEA">
      <w:pPr>
        <w:spacing w:after="160" w:line="259" w:lineRule="auto"/>
        <w:ind w:firstLine="0"/>
        <w:contextualSpacing w:val="0"/>
        <w:jc w:val="left"/>
      </w:pPr>
      <w:r>
        <w:t>Necrosis and cavitation are rare complications with a pure pneumococcal aetiology</w:t>
      </w:r>
      <w:r w:rsidR="003B28C7">
        <w:br w:type="page"/>
      </w:r>
    </w:p>
    <w:p w14:paraId="1D5CB6A7" w14:textId="4A255445" w:rsidR="003B28C7" w:rsidRDefault="00E07BAB" w:rsidP="003B28C7">
      <w:pPr>
        <w:pStyle w:val="Heading2"/>
      </w:pPr>
      <w:bookmarkStart w:id="50" w:name="_Toc64288815"/>
      <w:r>
        <w:lastRenderedPageBreak/>
        <w:t>Example m</w:t>
      </w:r>
      <w:r w:rsidR="003B28C7">
        <w:t>odel outputs</w:t>
      </w:r>
      <w:bookmarkEnd w:id="50"/>
    </w:p>
    <w:p w14:paraId="151EB6C8" w14:textId="2B361343" w:rsidR="00725C35" w:rsidRPr="00725C35" w:rsidRDefault="00725C35" w:rsidP="00725C35">
      <w:pPr>
        <w:pStyle w:val="Heading3"/>
      </w:pPr>
      <w:bookmarkStart w:id="51" w:name="_Toc64288816"/>
      <w:r>
        <w:t>Health worker’s performance vs IMCI ‘gold-standard’ vs underlying ‘true’ ALRI disease</w:t>
      </w:r>
      <w:bookmarkEnd w:id="51"/>
    </w:p>
    <w:p w14:paraId="0904ED2F" w14:textId="5594E9F9" w:rsidR="003B28C7" w:rsidRDefault="003B28C7" w:rsidP="00D83509">
      <w:r>
        <w:t>In a simulation run from 01/01/2010 to 01/02/2015, population size N=50,000</w:t>
      </w:r>
      <w:r w:rsidR="00D83509">
        <w:t xml:space="preserve">, displayed in Figure 6 is the average number of cases per year (y-axis) with the proportions of different diagnosis by the health workers represented by the bars, for each IMCI ‘gold-standard’ classification (x-axis). </w:t>
      </w:r>
    </w:p>
    <w:p w14:paraId="35CB9B72" w14:textId="6EA30436" w:rsidR="003B28C7" w:rsidRDefault="003B28C7" w:rsidP="003B28C7">
      <w:pPr>
        <w:pStyle w:val="Caption"/>
        <w:keepNext/>
      </w:pPr>
      <w:r>
        <w:t xml:space="preserve">Figure </w:t>
      </w:r>
      <w:fldSimple w:instr=" SEQ Figure \* ARABIC ">
        <w:r w:rsidR="00D83509">
          <w:rPr>
            <w:noProof/>
          </w:rPr>
          <w:t>6</w:t>
        </w:r>
      </w:fldSimple>
      <w:r>
        <w:t xml:space="preserve"> - IMCI pneumonia classifications by health wo</w:t>
      </w:r>
      <w:r w:rsidR="00D83509">
        <w:t>r</w:t>
      </w:r>
      <w:r>
        <w:t>kers (at facility level 1)</w:t>
      </w:r>
    </w:p>
    <w:p w14:paraId="4C8F9330" w14:textId="00AA8B2A" w:rsidR="00D83509" w:rsidRPr="00D83509" w:rsidRDefault="003B28C7" w:rsidP="00D83509">
      <w:pPr>
        <w:ind w:firstLine="0"/>
        <w:rPr>
          <w:sz w:val="19"/>
          <w:szCs w:val="19"/>
        </w:rPr>
      </w:pPr>
      <w:r>
        <w:rPr>
          <w:noProof/>
          <w:lang w:eastAsia="en-GB"/>
        </w:rPr>
        <w:drawing>
          <wp:inline distT="0" distB="0" distL="0" distR="0" wp14:anchorId="084CCB94" wp14:editId="4F2E58BA">
            <wp:extent cx="5948092" cy="37562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4268" cy="3760146"/>
                    </a:xfrm>
                    <a:prstGeom prst="rect">
                      <a:avLst/>
                    </a:prstGeom>
                    <a:noFill/>
                  </pic:spPr>
                </pic:pic>
              </a:graphicData>
            </a:graphic>
          </wp:inline>
        </w:drawing>
      </w:r>
    </w:p>
    <w:p w14:paraId="7A9EA198" w14:textId="69041598" w:rsidR="00D83509" w:rsidRDefault="00D83509" w:rsidP="00D83509">
      <w:r>
        <w:t>The IMCI classifications in the y-axis, are computed using the signs and symptoms outputted from the natural history model. Based on the sensitivities of correct and incorrect IMCI-classifications (Figure 7), the health workers’ performance is tabulated across the IMCI ‘gold-standard’.</w:t>
      </w:r>
    </w:p>
    <w:p w14:paraId="41C47CA3" w14:textId="44FD4369" w:rsidR="00D83509" w:rsidRDefault="00D83509" w:rsidP="00D83509">
      <w:pPr>
        <w:pStyle w:val="Caption"/>
        <w:keepNext/>
      </w:pPr>
      <w:r>
        <w:t xml:space="preserve">Figure </w:t>
      </w:r>
      <w:fldSimple w:instr=" SEQ Figure \* ARABIC ">
        <w:r>
          <w:rPr>
            <w:noProof/>
          </w:rPr>
          <w:t>7</w:t>
        </w:r>
      </w:fldSimple>
      <w:r>
        <w:t xml:space="preserve"> - Sensitivities of correct IMCI classifications inputted in the model</w:t>
      </w:r>
    </w:p>
    <w:p w14:paraId="0D1AED71" w14:textId="13AC7F6D" w:rsidR="003B28C7" w:rsidRDefault="003B28C7" w:rsidP="003B28C7">
      <w:pPr>
        <w:ind w:firstLine="0"/>
      </w:pPr>
      <w:commentRangeStart w:id="52"/>
      <w:r>
        <w:rPr>
          <w:noProof/>
          <w:lang w:eastAsia="en-GB"/>
        </w:rPr>
        <w:drawing>
          <wp:inline distT="0" distB="0" distL="0" distR="0" wp14:anchorId="02766394" wp14:editId="291B9B80">
            <wp:extent cx="4696932" cy="25087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7287" cy="2514283"/>
                    </a:xfrm>
                    <a:prstGeom prst="rect">
                      <a:avLst/>
                    </a:prstGeom>
                    <a:noFill/>
                  </pic:spPr>
                </pic:pic>
              </a:graphicData>
            </a:graphic>
          </wp:inline>
        </w:drawing>
      </w:r>
      <w:commentRangeEnd w:id="52"/>
      <w:r w:rsidR="003A43C9">
        <w:rPr>
          <w:rStyle w:val="CommentReference"/>
        </w:rPr>
        <w:commentReference w:id="52"/>
      </w:r>
    </w:p>
    <w:p w14:paraId="5BA147A5" w14:textId="554676FB" w:rsidR="00E07BAB" w:rsidRDefault="00E07BAB" w:rsidP="003B28C7">
      <w:pPr>
        <w:ind w:firstLine="0"/>
      </w:pPr>
    </w:p>
    <w:p w14:paraId="0B4F668F" w14:textId="4D6166A0" w:rsidR="00E07BAB" w:rsidRDefault="00E07BAB" w:rsidP="00E07BAB">
      <w:r>
        <w:t>The following figure (Figure 8) displays the underlying ‘true’ condition (x-axis) and the respective IMCI classifications that the clinical signs and symptoms fall under, represented by the bars.</w:t>
      </w:r>
    </w:p>
    <w:p w14:paraId="598FB426" w14:textId="7C20C7E9" w:rsidR="00D83509" w:rsidRDefault="00D83509" w:rsidP="00D83509">
      <w:pPr>
        <w:pStyle w:val="Caption"/>
        <w:keepNext/>
      </w:pPr>
      <w:r>
        <w:lastRenderedPageBreak/>
        <w:t xml:space="preserve">Figure </w:t>
      </w:r>
      <w:fldSimple w:instr=" SEQ Figure \* ARABIC ">
        <w:r>
          <w:rPr>
            <w:noProof/>
          </w:rPr>
          <w:t>8</w:t>
        </w:r>
      </w:fldSimple>
      <w:r>
        <w:t xml:space="preserve"> - IMCI classifications for underlying ALRI condition</w:t>
      </w:r>
    </w:p>
    <w:p w14:paraId="7F00B036" w14:textId="0F709F65" w:rsidR="00D83509" w:rsidRPr="003B28C7" w:rsidRDefault="00D83509" w:rsidP="003B28C7">
      <w:pPr>
        <w:ind w:firstLine="0"/>
      </w:pPr>
      <w:r>
        <w:rPr>
          <w:noProof/>
          <w:lang w:eastAsia="en-GB"/>
        </w:rPr>
        <w:drawing>
          <wp:inline distT="0" distB="0" distL="0" distR="0" wp14:anchorId="16DB9E33" wp14:editId="78F17F66">
            <wp:extent cx="5256000" cy="3689766"/>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6000" cy="3689766"/>
                    </a:xfrm>
                    <a:prstGeom prst="rect">
                      <a:avLst/>
                    </a:prstGeom>
                    <a:noFill/>
                  </pic:spPr>
                </pic:pic>
              </a:graphicData>
            </a:graphic>
          </wp:inline>
        </w:drawing>
      </w:r>
    </w:p>
    <w:p w14:paraId="73CCE381" w14:textId="625DD5A3" w:rsidR="00D83509" w:rsidRDefault="00E07BAB" w:rsidP="00E07BAB">
      <w:r>
        <w:t>The following figure (Figure 9) displays the underlying ‘true’ condition (x-axis) and the respective health workers’ classifications given based on the sensitivity of correct/ incorrect classifications.</w:t>
      </w:r>
    </w:p>
    <w:p w14:paraId="63CB247B" w14:textId="4BC15983" w:rsidR="00D83509" w:rsidRDefault="00D83509" w:rsidP="00D83509">
      <w:pPr>
        <w:pStyle w:val="Caption"/>
        <w:keepNext/>
        <w:jc w:val="left"/>
      </w:pPr>
      <w:r>
        <w:t xml:space="preserve">Figure </w:t>
      </w:r>
      <w:fldSimple w:instr=" SEQ Figure \* ARABIC ">
        <w:r>
          <w:rPr>
            <w:noProof/>
          </w:rPr>
          <w:t>9</w:t>
        </w:r>
      </w:fldSimple>
      <w:r>
        <w:t xml:space="preserve"> - Health worker classifications for underlying ALRI condition</w:t>
      </w:r>
    </w:p>
    <w:p w14:paraId="2C3CDDDF" w14:textId="2DD01B59" w:rsidR="004869A5" w:rsidRPr="004869A5" w:rsidRDefault="00D83509">
      <w:pPr>
        <w:spacing w:after="160" w:line="259" w:lineRule="auto"/>
        <w:ind w:firstLine="0"/>
        <w:contextualSpacing w:val="0"/>
        <w:jc w:val="left"/>
      </w:pPr>
      <w:r>
        <w:rPr>
          <w:noProof/>
          <w:lang w:eastAsia="en-GB"/>
        </w:rPr>
        <w:drawing>
          <wp:inline distT="0" distB="0" distL="0" distR="0" wp14:anchorId="4BD39D19" wp14:editId="36AAD99F">
            <wp:extent cx="5256000" cy="3689765"/>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000" cy="3689765"/>
                    </a:xfrm>
                    <a:prstGeom prst="rect">
                      <a:avLst/>
                    </a:prstGeom>
                    <a:noFill/>
                  </pic:spPr>
                </pic:pic>
              </a:graphicData>
            </a:graphic>
          </wp:inline>
        </w:drawing>
      </w:r>
      <w:r w:rsidR="003A2C44">
        <w:br w:type="page"/>
      </w:r>
    </w:p>
    <w:p w14:paraId="34BC2056" w14:textId="77EABF36" w:rsidR="00AF2977" w:rsidRDefault="00AF2977" w:rsidP="00AF2977">
      <w:pPr>
        <w:pStyle w:val="Heading1"/>
      </w:pPr>
      <w:bookmarkStart w:id="53" w:name="_Toc64288817"/>
      <w:r>
        <w:lastRenderedPageBreak/>
        <w:t>Policy questions for ALRI model</w:t>
      </w:r>
      <w:bookmarkEnd w:id="53"/>
    </w:p>
    <w:p w14:paraId="303152D1" w14:textId="77777777" w:rsidR="00AF2977" w:rsidRPr="00F6122A" w:rsidRDefault="00AF2977" w:rsidP="00AF2977">
      <w:pPr>
        <w:pStyle w:val="Heading2"/>
      </w:pPr>
      <w:bookmarkStart w:id="54" w:name="_Toc64288818"/>
      <w:r>
        <w:t>How are policy questions formulated? – Baseline analysis</w:t>
      </w:r>
      <w:bookmarkEnd w:id="54"/>
    </w:p>
    <w:p w14:paraId="6F42F204" w14:textId="77777777" w:rsidR="00AF2977" w:rsidRDefault="00AF2977" w:rsidP="00AF2977">
      <w:r>
        <w:t>Using disease and intervention models built in Python, we can simulate the epidemiology of acute lower respiratory infections in children, namely pneumonia and bronchiolitis. From this simulation, we can analyse different scenarios of improved quality of care at the health system level on health outcomes; as well as scenarios with new or improved implementation of effective interventions.</w:t>
      </w:r>
    </w:p>
    <w:p w14:paraId="764B7857" w14:textId="77777777" w:rsidR="00AF2977" w:rsidRDefault="00AF2977" w:rsidP="00AF2977">
      <w:r>
        <w:t>From the natural history of the disease (ALRI) – signs and symptoms are generated with a certain probability informed by published studies. Then, using these signs and symptoms, we compute those that would match the IMCI classification of (non-severe) pneumonia and severe pneumonia. Therefore, this can be the initial simple analysis of the ALRI natural history model: IMCI classification of pneumonia based on the algorithm with the use of symptoms arising from the natural history, and see what proportions are missed classifications. Similarly, we can analyse cases with severe complications (sepsis, meningitis, respiratory failure) that fall into IMCI-severe pneumonia classification, and missed cases by using the algorithm.</w:t>
      </w:r>
    </w:p>
    <w:p w14:paraId="4854893B" w14:textId="77777777" w:rsidR="00AF2977" w:rsidRDefault="00AF2977" w:rsidP="00AF2977">
      <w:r>
        <w:t>Additionally, an analysis of the current health system delivery of care for children presenting with respiratory symptoms, with the DxTest function from the HealthSystem module, we can “set the scene” in terms of the current performance of the IMCI algorithm, and consequent assessment, classification, and treatment of sick children. This is assigned through the sensitivity value of correct classification and probabilities of incorrect classification to other categories.</w:t>
      </w:r>
      <w:r w:rsidRPr="006616DB">
        <w:t xml:space="preserve"> </w:t>
      </w:r>
      <w:r>
        <w:t>Then, following basic analyses, we can perform more complex questions, described next.</w:t>
      </w:r>
    </w:p>
    <w:p w14:paraId="6E217E5D" w14:textId="77777777" w:rsidR="00AF2977" w:rsidRDefault="00AF2977" w:rsidP="00AF2977">
      <w:pPr>
        <w:pStyle w:val="Heading2"/>
      </w:pPr>
      <w:bookmarkStart w:id="55" w:name="_Toc64288819"/>
      <w:r>
        <w:t>Key questions/ outputs from the model</w:t>
      </w:r>
      <w:bookmarkEnd w:id="55"/>
    </w:p>
    <w:p w14:paraId="15F99F23" w14:textId="77777777" w:rsidR="00AF2977" w:rsidRDefault="00AF2977" w:rsidP="00AF2977">
      <w:r>
        <w:t xml:space="preserve">We can add new interventions or improve the quality/implementation of existing ones. For example, we can use the model to quantify the benefits of an implementation of RSV vaccine, with ranging effectiveness and coverage, on the epidemiology of ALRI and child mortality; scale-up of pulse oximetry as a diagnostic tool; scale-up of oxygen therapy including bubble CPAP in hospitals and quantify its effects on mortality. </w:t>
      </w:r>
    </w:p>
    <w:p w14:paraId="245AC42E" w14:textId="77777777" w:rsidR="00AF2977" w:rsidRDefault="00AF2977" w:rsidP="00AF2977">
      <w:pPr>
        <w:ind w:firstLine="0"/>
      </w:pPr>
      <w:r>
        <w:t>Question 1: Implementation of RSV vaccine (multiple effectiveness and coverage values) see the effect on pneumonia incidence and mortality rate.</w:t>
      </w:r>
    </w:p>
    <w:p w14:paraId="4924D09B" w14:textId="2443CDF1" w:rsidR="00AF2977" w:rsidRDefault="00AF2977" w:rsidP="00AF2977">
      <w:pPr>
        <w:ind w:firstLine="0"/>
      </w:pPr>
      <w:r>
        <w:t>Question 2: Adding pulse oximetry in the assessment process of a sick child – see changes in IMCI classification / missed cases by the algorithm</w:t>
      </w:r>
      <w:r w:rsidR="00BB18AA">
        <w:t>, consequent treatment, and outcomes</w:t>
      </w:r>
    </w:p>
    <w:p w14:paraId="2463B77B" w14:textId="77777777" w:rsidR="00AF2977" w:rsidRDefault="00AF2977" w:rsidP="00AF2977">
      <w:pPr>
        <w:ind w:firstLine="0"/>
      </w:pPr>
      <w:r>
        <w:t>Question 3: Scale-up of oxygen therapy in hospitals – effect on mortality</w:t>
      </w:r>
    </w:p>
    <w:p w14:paraId="58460373" w14:textId="77777777" w:rsidR="00BB18AA" w:rsidRDefault="00BB18AA" w:rsidP="00BB18AA">
      <w:pPr>
        <w:ind w:firstLine="0"/>
      </w:pPr>
      <w:commentRangeStart w:id="56"/>
      <w:r>
        <w:t>Question 4: Improve health workers’ sensitivity on DxTest – see the effect on treatment rate of ALRI and outcome.</w:t>
      </w:r>
    </w:p>
    <w:p w14:paraId="4A19EF8A" w14:textId="718B564A" w:rsidR="00BB18AA" w:rsidRDefault="00BB18AA" w:rsidP="00BB18AA">
      <w:r>
        <w:t xml:space="preserve">Overall, using the model to explore how </w:t>
      </w:r>
      <w:r w:rsidRPr="006616DB">
        <w:t>much diagnosis improve, and how much can mortality be reduced</w:t>
      </w:r>
      <w:r>
        <w:t>.</w:t>
      </w:r>
      <w:commentRangeEnd w:id="56"/>
      <w:r>
        <w:rPr>
          <w:rStyle w:val="CommentReference"/>
        </w:rPr>
        <w:commentReference w:id="56"/>
      </w:r>
    </w:p>
    <w:p w14:paraId="4A97F4A8" w14:textId="413284B5" w:rsidR="00AF2977" w:rsidRPr="00652405" w:rsidRDefault="00AF2977" w:rsidP="00F60A7E">
      <w:pPr>
        <w:pStyle w:val="Heading3"/>
      </w:pPr>
      <w:bookmarkStart w:id="57" w:name="_Toc64288820"/>
      <w:r>
        <w:t>Key question 1 – Implementation of RSV vaccine</w:t>
      </w:r>
      <w:bookmarkEnd w:id="57"/>
    </w:p>
    <w:p w14:paraId="4291A8EC" w14:textId="094F53B8" w:rsidR="00AF2977" w:rsidRDefault="00AF2977" w:rsidP="00AF2977">
      <w:pPr>
        <w:pStyle w:val="Caption"/>
        <w:keepNext/>
      </w:pPr>
      <w:r>
        <w:t xml:space="preserve">Table </w:t>
      </w:r>
      <w:fldSimple w:instr=" SEQ Table \* ARABIC ">
        <w:r w:rsidR="000979B2">
          <w:rPr>
            <w:noProof/>
          </w:rPr>
          <w:t>11</w:t>
        </w:r>
      </w:fldSimple>
      <w:r>
        <w:t xml:space="preserve"> - Properties needed for the analysis of Question 1</w:t>
      </w:r>
    </w:p>
    <w:tbl>
      <w:tblPr>
        <w:tblStyle w:val="TableGrid"/>
        <w:tblW w:w="0" w:type="auto"/>
        <w:tblLayout w:type="fixed"/>
        <w:tblLook w:val="04A0" w:firstRow="1" w:lastRow="0" w:firstColumn="1" w:lastColumn="0" w:noHBand="0" w:noVBand="1"/>
      </w:tblPr>
      <w:tblGrid>
        <w:gridCol w:w="3397"/>
        <w:gridCol w:w="3097"/>
        <w:gridCol w:w="3248"/>
      </w:tblGrid>
      <w:tr w:rsidR="00AF2977" w:rsidRPr="008C48FF" w14:paraId="1C0AA82A" w14:textId="77777777" w:rsidTr="00A87C5C">
        <w:trPr>
          <w:trHeight w:val="255"/>
        </w:trPr>
        <w:tc>
          <w:tcPr>
            <w:tcW w:w="3397" w:type="dxa"/>
            <w:shd w:val="clear" w:color="auto" w:fill="DBDBDB" w:themeFill="accent3" w:themeFillTint="66"/>
          </w:tcPr>
          <w:p w14:paraId="690A420B" w14:textId="77777777" w:rsidR="00AF2977" w:rsidRPr="008C48FF" w:rsidRDefault="00AF2977" w:rsidP="00A87C5C">
            <w:pPr>
              <w:pStyle w:val="NoSpacing"/>
            </w:pPr>
            <w:r>
              <w:t>Properties</w:t>
            </w:r>
          </w:p>
        </w:tc>
        <w:tc>
          <w:tcPr>
            <w:tcW w:w="3097" w:type="dxa"/>
            <w:shd w:val="clear" w:color="auto" w:fill="DBDBDB" w:themeFill="accent3" w:themeFillTint="66"/>
          </w:tcPr>
          <w:p w14:paraId="499497CE" w14:textId="77777777" w:rsidR="00AF2977" w:rsidRPr="008C48FF" w:rsidRDefault="00AF2977" w:rsidP="00A87C5C">
            <w:pPr>
              <w:pStyle w:val="NoSpacing"/>
            </w:pPr>
            <w:r w:rsidRPr="008C48FF">
              <w:t>Type</w:t>
            </w:r>
          </w:p>
        </w:tc>
        <w:tc>
          <w:tcPr>
            <w:tcW w:w="3248" w:type="dxa"/>
            <w:shd w:val="clear" w:color="auto" w:fill="DBDBDB" w:themeFill="accent3" w:themeFillTint="66"/>
          </w:tcPr>
          <w:p w14:paraId="6490A4AF" w14:textId="77777777" w:rsidR="00AF2977" w:rsidRPr="008C48FF" w:rsidRDefault="00AF2977" w:rsidP="00A87C5C">
            <w:pPr>
              <w:pStyle w:val="NoSpacing"/>
            </w:pPr>
            <w:r w:rsidRPr="008C48FF">
              <w:t xml:space="preserve">Description </w:t>
            </w:r>
          </w:p>
        </w:tc>
      </w:tr>
      <w:tr w:rsidR="00AF2977" w:rsidRPr="008C48FF" w14:paraId="2E3572AB" w14:textId="77777777" w:rsidTr="00A87C5C">
        <w:trPr>
          <w:trHeight w:val="524"/>
        </w:trPr>
        <w:tc>
          <w:tcPr>
            <w:tcW w:w="3397" w:type="dxa"/>
            <w:shd w:val="clear" w:color="auto" w:fill="F2F2F2" w:themeFill="background1" w:themeFillShade="F2"/>
          </w:tcPr>
          <w:p w14:paraId="5FE21DE3" w14:textId="77777777" w:rsidR="00AF2977" w:rsidRPr="008C48FF" w:rsidRDefault="00AF2977" w:rsidP="00A87C5C">
            <w:pPr>
              <w:pStyle w:val="NoSpacing"/>
            </w:pPr>
            <w:r>
              <w:t>r</w:t>
            </w:r>
            <w:r w:rsidRPr="008C48FF">
              <w:t>i_</w:t>
            </w:r>
            <w:r>
              <w:t>RSV_vaccination</w:t>
            </w:r>
            <w:r w:rsidRPr="008C48FF">
              <w:t>_status</w:t>
            </w:r>
          </w:p>
        </w:tc>
        <w:tc>
          <w:tcPr>
            <w:tcW w:w="3097" w:type="dxa"/>
          </w:tcPr>
          <w:p w14:paraId="00A16403" w14:textId="77777777" w:rsidR="00AF2977" w:rsidRPr="008C48FF" w:rsidRDefault="00AF2977" w:rsidP="00A87C5C">
            <w:pPr>
              <w:pStyle w:val="NoSpacing"/>
            </w:pPr>
            <w:r w:rsidRPr="008C48FF">
              <w:t>Boolean</w:t>
            </w:r>
          </w:p>
        </w:tc>
        <w:tc>
          <w:tcPr>
            <w:tcW w:w="3248" w:type="dxa"/>
          </w:tcPr>
          <w:p w14:paraId="4A8672B3" w14:textId="77777777" w:rsidR="00AF2977" w:rsidRDefault="00AF2977" w:rsidP="00A87C5C">
            <w:pPr>
              <w:pStyle w:val="NoSpacing"/>
            </w:pPr>
            <w:r>
              <w:t>RSV vaccination status</w:t>
            </w:r>
          </w:p>
          <w:p w14:paraId="22EB0BEE" w14:textId="7FDF2CCA" w:rsidR="00AF2977" w:rsidRPr="008C48FF" w:rsidRDefault="00BB18AA" w:rsidP="00A87C5C">
            <w:pPr>
              <w:pStyle w:val="NoSpacing"/>
            </w:pPr>
            <w:commentRangeStart w:id="58"/>
            <w:commentRangeStart w:id="59"/>
            <w:r>
              <w:t>Yes/No</w:t>
            </w:r>
            <w:commentRangeEnd w:id="58"/>
            <w:r>
              <w:rPr>
                <w:rStyle w:val="CommentReference"/>
              </w:rPr>
              <w:commentReference w:id="58"/>
            </w:r>
            <w:commentRangeEnd w:id="59"/>
            <w:r>
              <w:rPr>
                <w:rStyle w:val="CommentReference"/>
              </w:rPr>
              <w:commentReference w:id="59"/>
            </w:r>
          </w:p>
        </w:tc>
      </w:tr>
    </w:tbl>
    <w:p w14:paraId="537CCF5B" w14:textId="0538C5BA" w:rsidR="00AF2977" w:rsidRDefault="00AF2977" w:rsidP="00AF2977">
      <w:pPr>
        <w:pStyle w:val="Caption"/>
        <w:keepNext/>
      </w:pPr>
      <w:r>
        <w:t xml:space="preserve">Table </w:t>
      </w:r>
      <w:fldSimple w:instr=" SEQ Table \* ARABIC ">
        <w:r w:rsidR="000979B2">
          <w:rPr>
            <w:noProof/>
          </w:rPr>
          <w:t>12</w:t>
        </w:r>
      </w:fldSimple>
      <w:r>
        <w:t xml:space="preserve"> - Parameters needed for the analysis of Question 1</w:t>
      </w:r>
    </w:p>
    <w:tbl>
      <w:tblPr>
        <w:tblStyle w:val="TableGrid"/>
        <w:tblW w:w="0" w:type="auto"/>
        <w:tblLayout w:type="fixed"/>
        <w:tblLook w:val="04A0" w:firstRow="1" w:lastRow="0" w:firstColumn="1" w:lastColumn="0" w:noHBand="0" w:noVBand="1"/>
      </w:tblPr>
      <w:tblGrid>
        <w:gridCol w:w="3397"/>
        <w:gridCol w:w="3097"/>
        <w:gridCol w:w="3248"/>
      </w:tblGrid>
      <w:tr w:rsidR="00AF2977" w:rsidRPr="00652405" w14:paraId="7400C9CC" w14:textId="77777777" w:rsidTr="00A87C5C">
        <w:trPr>
          <w:trHeight w:val="255"/>
        </w:trPr>
        <w:tc>
          <w:tcPr>
            <w:tcW w:w="3397" w:type="dxa"/>
            <w:shd w:val="clear" w:color="auto" w:fill="DBDBDB" w:themeFill="accent3" w:themeFillTint="66"/>
          </w:tcPr>
          <w:p w14:paraId="762BA99A" w14:textId="77777777" w:rsidR="00AF2977" w:rsidRPr="00652405" w:rsidRDefault="00AF2977" w:rsidP="00A87C5C">
            <w:pPr>
              <w:pStyle w:val="NoSpacing"/>
            </w:pPr>
            <w:r>
              <w:t>Parameters</w:t>
            </w:r>
          </w:p>
        </w:tc>
        <w:tc>
          <w:tcPr>
            <w:tcW w:w="3097" w:type="dxa"/>
            <w:shd w:val="clear" w:color="auto" w:fill="DBDBDB" w:themeFill="accent3" w:themeFillTint="66"/>
          </w:tcPr>
          <w:p w14:paraId="04166718" w14:textId="77777777" w:rsidR="00AF2977" w:rsidRPr="00652405" w:rsidRDefault="00AF2977" w:rsidP="00A87C5C">
            <w:pPr>
              <w:pStyle w:val="NoSpacing"/>
            </w:pPr>
            <w:r w:rsidRPr="00652405">
              <w:t>Type</w:t>
            </w:r>
          </w:p>
        </w:tc>
        <w:tc>
          <w:tcPr>
            <w:tcW w:w="3248" w:type="dxa"/>
            <w:shd w:val="clear" w:color="auto" w:fill="DBDBDB" w:themeFill="accent3" w:themeFillTint="66"/>
          </w:tcPr>
          <w:p w14:paraId="6A7DB7CB" w14:textId="77777777" w:rsidR="00AF2977" w:rsidRPr="00652405" w:rsidRDefault="00AF2977" w:rsidP="00A87C5C">
            <w:pPr>
              <w:pStyle w:val="NoSpacing"/>
            </w:pPr>
            <w:r w:rsidRPr="00652405">
              <w:t xml:space="preserve">Description </w:t>
            </w:r>
          </w:p>
        </w:tc>
      </w:tr>
      <w:tr w:rsidR="00AF2977" w:rsidRPr="00652405" w14:paraId="17DEDD92" w14:textId="77777777" w:rsidTr="00A87C5C">
        <w:trPr>
          <w:trHeight w:val="557"/>
        </w:trPr>
        <w:tc>
          <w:tcPr>
            <w:tcW w:w="3397" w:type="dxa"/>
            <w:shd w:val="clear" w:color="auto" w:fill="F2F2F2" w:themeFill="background1" w:themeFillShade="F2"/>
          </w:tcPr>
          <w:p w14:paraId="5D4A9C41" w14:textId="77777777" w:rsidR="00AF2977" w:rsidRPr="00652405" w:rsidRDefault="00AF2977" w:rsidP="00A87C5C">
            <w:pPr>
              <w:pStyle w:val="NoSpacing"/>
            </w:pPr>
            <w:r>
              <w:t>RSV_vaccine_effectiveness</w:t>
            </w:r>
          </w:p>
        </w:tc>
        <w:tc>
          <w:tcPr>
            <w:tcW w:w="3097" w:type="dxa"/>
          </w:tcPr>
          <w:p w14:paraId="12596147" w14:textId="77777777" w:rsidR="00AF2977" w:rsidRDefault="00AF2977" w:rsidP="00A87C5C">
            <w:pPr>
              <w:pStyle w:val="NoSpacing"/>
            </w:pPr>
            <w:r>
              <w:t xml:space="preserve">List </w:t>
            </w:r>
          </w:p>
          <w:p w14:paraId="09F59758" w14:textId="77777777" w:rsidR="00AF2977" w:rsidRPr="00652405" w:rsidRDefault="00AF2977" w:rsidP="00A87C5C">
            <w:pPr>
              <w:pStyle w:val="NoSpacing"/>
            </w:pPr>
            <w:r>
              <w:t>[50%, 75%, 90%, 100%]</w:t>
            </w:r>
          </w:p>
        </w:tc>
        <w:tc>
          <w:tcPr>
            <w:tcW w:w="3248" w:type="dxa"/>
          </w:tcPr>
          <w:p w14:paraId="2DBBC770" w14:textId="77777777" w:rsidR="00AF2977" w:rsidRPr="00652405" w:rsidRDefault="00AF2977" w:rsidP="00A87C5C">
            <w:pPr>
              <w:pStyle w:val="NoSpacing"/>
            </w:pPr>
            <w:r>
              <w:t xml:space="preserve">List of a range of effectiveness values </w:t>
            </w:r>
          </w:p>
        </w:tc>
      </w:tr>
      <w:tr w:rsidR="00AF2977" w:rsidRPr="00652405" w14:paraId="28D953EA" w14:textId="77777777" w:rsidTr="00A87C5C">
        <w:trPr>
          <w:trHeight w:val="557"/>
        </w:trPr>
        <w:tc>
          <w:tcPr>
            <w:tcW w:w="3397" w:type="dxa"/>
            <w:shd w:val="clear" w:color="auto" w:fill="F2F2F2" w:themeFill="background1" w:themeFillShade="F2"/>
          </w:tcPr>
          <w:p w14:paraId="5BE6E143" w14:textId="77777777" w:rsidR="00AF2977" w:rsidRDefault="00AF2977" w:rsidP="00A87C5C">
            <w:pPr>
              <w:pStyle w:val="NoSpacing"/>
            </w:pPr>
            <w:r>
              <w:t>RSV_vaccine_</w:t>
            </w:r>
            <w:commentRangeStart w:id="60"/>
            <w:commentRangeStart w:id="61"/>
            <w:r>
              <w:t>coverage</w:t>
            </w:r>
            <w:commentRangeEnd w:id="60"/>
            <w:r>
              <w:rPr>
                <w:rStyle w:val="CommentReference"/>
              </w:rPr>
              <w:commentReference w:id="60"/>
            </w:r>
            <w:commentRangeEnd w:id="61"/>
            <w:r w:rsidR="00C27161">
              <w:rPr>
                <w:rStyle w:val="CommentReference"/>
              </w:rPr>
              <w:commentReference w:id="61"/>
            </w:r>
          </w:p>
        </w:tc>
        <w:tc>
          <w:tcPr>
            <w:tcW w:w="3097" w:type="dxa"/>
          </w:tcPr>
          <w:p w14:paraId="435C9C29" w14:textId="77777777" w:rsidR="00AF2977" w:rsidRDefault="00AF2977" w:rsidP="00A87C5C">
            <w:pPr>
              <w:pStyle w:val="NoSpacing"/>
            </w:pPr>
            <w:r>
              <w:t>List</w:t>
            </w:r>
          </w:p>
          <w:p w14:paraId="52DF9C0C" w14:textId="77777777" w:rsidR="00AF2977" w:rsidRDefault="00AF2977" w:rsidP="00A87C5C">
            <w:pPr>
              <w:pStyle w:val="NoSpacing"/>
            </w:pPr>
            <w:r>
              <w:t>[50%, 75%, 90%, 100%]</w:t>
            </w:r>
          </w:p>
        </w:tc>
        <w:tc>
          <w:tcPr>
            <w:tcW w:w="3248" w:type="dxa"/>
          </w:tcPr>
          <w:p w14:paraId="67725951" w14:textId="77777777" w:rsidR="00AF2977" w:rsidRDefault="00AF2977" w:rsidP="00A87C5C">
            <w:pPr>
              <w:pStyle w:val="NoSpacing"/>
            </w:pPr>
            <w:r>
              <w:t xml:space="preserve">List of a range of coverage values </w:t>
            </w:r>
          </w:p>
        </w:tc>
      </w:tr>
    </w:tbl>
    <w:p w14:paraId="34750988" w14:textId="77777777" w:rsidR="00AF2977" w:rsidRDefault="00AF2977" w:rsidP="00AF2977"/>
    <w:p w14:paraId="08FB71DD" w14:textId="77777777" w:rsidR="00AF2977" w:rsidRDefault="00AF2977" w:rsidP="00AF2977">
      <w:r>
        <w:t xml:space="preserve">With a RSV vaccination programme, it is expected to see a reduction in the incidence of ALRI, as well as reduction in mortality due to ALRI, </w:t>
      </w:r>
      <w:commentRangeStart w:id="62"/>
      <w:r>
        <w:t>dependent on the effectiveness and coverage of vaccination programme</w:t>
      </w:r>
      <w:commentRangeEnd w:id="62"/>
      <w:r w:rsidR="000165A4">
        <w:rPr>
          <w:rStyle w:val="CommentReference"/>
        </w:rPr>
        <w:commentReference w:id="62"/>
      </w:r>
      <w:r>
        <w:t>.</w:t>
      </w:r>
    </w:p>
    <w:p w14:paraId="314BDB64" w14:textId="77777777" w:rsidR="00AF2977" w:rsidRPr="00C51590" w:rsidRDefault="00AF2977" w:rsidP="00AF2977">
      <w:pPr>
        <w:ind w:firstLine="0"/>
        <w:rPr>
          <w:b/>
        </w:rPr>
      </w:pPr>
      <w:r w:rsidRPr="00C51590">
        <w:rPr>
          <w:b/>
        </w:rPr>
        <w:t>Planned outputs from code:</w:t>
      </w:r>
    </w:p>
    <w:p w14:paraId="462C5655" w14:textId="77777777" w:rsidR="00AF2977" w:rsidRDefault="00AF2977" w:rsidP="00AF2977">
      <w:pPr>
        <w:pStyle w:val="ListParagraph"/>
        <w:numPr>
          <w:ilvl w:val="0"/>
          <w:numId w:val="9"/>
        </w:numPr>
        <w:spacing w:after="0" w:line="259" w:lineRule="auto"/>
      </w:pPr>
      <w:r>
        <w:lastRenderedPageBreak/>
        <w:t>Two scenarios: incidence of each attributable pathogens before and after RSV vaccine – see the changes in the epidemiology of ALRI pathogens.</w:t>
      </w:r>
    </w:p>
    <w:p w14:paraId="2DF8CDE7" w14:textId="77777777" w:rsidR="00AF2977" w:rsidRDefault="00AF2977" w:rsidP="00AF2977">
      <w:pPr>
        <w:pStyle w:val="ListParagraph"/>
        <w:numPr>
          <w:ilvl w:val="0"/>
          <w:numId w:val="9"/>
        </w:numPr>
        <w:spacing w:after="0" w:line="259" w:lineRule="auto"/>
      </w:pPr>
      <w:r>
        <w:t>Graph showing two scenarios: before and after introduction of a RSV vaccine programme on ALRI-specific under-5 mortality / all-cause under-5 mortality</w:t>
      </w:r>
    </w:p>
    <w:p w14:paraId="3CFFD449" w14:textId="77777777" w:rsidR="00AF2977" w:rsidRDefault="00AF2977" w:rsidP="00AF2977">
      <w:pPr>
        <w:ind w:firstLine="0"/>
      </w:pPr>
      <w:r>
        <w:t>OR</w:t>
      </w:r>
    </w:p>
    <w:p w14:paraId="3D7FC54B" w14:textId="77777777" w:rsidR="00AF2977" w:rsidRDefault="00AF2977" w:rsidP="00AF2977">
      <w:pPr>
        <w:pStyle w:val="ListParagraph"/>
        <w:numPr>
          <w:ilvl w:val="0"/>
          <w:numId w:val="9"/>
        </w:numPr>
        <w:spacing w:after="0" w:line="259" w:lineRule="auto"/>
      </w:pPr>
      <w:commentRangeStart w:id="63"/>
      <w:r>
        <w:t>Graph showing trend in ALRI-specific mortality, with added introduction of RSV vaccine at one time point, and see its effect on the mortality trend</w:t>
      </w:r>
      <w:commentRangeEnd w:id="63"/>
      <w:r w:rsidR="00A367A0">
        <w:rPr>
          <w:rStyle w:val="CommentReference"/>
        </w:rPr>
        <w:commentReference w:id="63"/>
      </w:r>
    </w:p>
    <w:p w14:paraId="69C0A0BD" w14:textId="77777777" w:rsidR="00AF2977" w:rsidRPr="002560DB" w:rsidRDefault="00AF2977" w:rsidP="00AF2977">
      <w:pPr>
        <w:ind w:firstLine="0"/>
      </w:pPr>
    </w:p>
    <w:p w14:paraId="1DE37257" w14:textId="77777777" w:rsidR="00AF2977" w:rsidRDefault="00AF2977" w:rsidP="00F60A7E">
      <w:pPr>
        <w:pStyle w:val="Heading3"/>
      </w:pPr>
      <w:bookmarkStart w:id="64" w:name="_Toc64288821"/>
      <w:r>
        <w:t>Key question 2 – Scale-up of pulse oximetry</w:t>
      </w:r>
      <w:bookmarkEnd w:id="64"/>
    </w:p>
    <w:p w14:paraId="39A63ADD" w14:textId="0C253EA0" w:rsidR="00AF2977" w:rsidRDefault="00AF2977" w:rsidP="00AF2977">
      <w:pPr>
        <w:rPr>
          <w:i/>
        </w:rPr>
      </w:pPr>
      <w:r>
        <w:t xml:space="preserve">The goal with analyses regarding the scale-up of pulse oximetry is to help us answer policy-relevant questions such as, </w:t>
      </w:r>
      <w:r w:rsidRPr="00CF3290">
        <w:rPr>
          <w:i/>
        </w:rPr>
        <w:t xml:space="preserve">‘How </w:t>
      </w:r>
      <w:del w:id="65" w:author="Colbourn, Tim" w:date="2021-03-01T15:00:00Z">
        <w:r w:rsidRPr="00CF3290" w:rsidDel="00FF2060">
          <w:rPr>
            <w:i/>
          </w:rPr>
          <w:delText>is pulse oximetry better than IMCI classification?</w:delText>
        </w:r>
        <w:r w:rsidDel="00FF2060">
          <w:rPr>
            <w:i/>
          </w:rPr>
          <w:delText>’ or ‘How can they be combined for likeliest impact?</w:delText>
        </w:r>
      </w:del>
      <w:ins w:id="66" w:author="Colbourn, Tim" w:date="2021-03-01T15:00:00Z">
        <w:r w:rsidR="00FF2060">
          <w:rPr>
            <w:i/>
          </w:rPr>
          <w:t>can the addition of pulse oximetry improve IMCI classification and consequent treatment and outcomes for children with pneumonia</w:t>
        </w:r>
      </w:ins>
      <w:r>
        <w:rPr>
          <w:i/>
        </w:rPr>
        <w:t>’</w:t>
      </w:r>
    </w:p>
    <w:p w14:paraId="392D0029" w14:textId="73FC8E07" w:rsidR="00AF2977" w:rsidRDefault="00AF2977" w:rsidP="00AF2977">
      <w:pPr>
        <w:pStyle w:val="Caption"/>
        <w:keepNext/>
      </w:pPr>
      <w:r>
        <w:t xml:space="preserve">Table </w:t>
      </w:r>
      <w:fldSimple w:instr=" SEQ Table \* ARABIC ">
        <w:r w:rsidR="000979B2">
          <w:rPr>
            <w:noProof/>
          </w:rPr>
          <w:t>13</w:t>
        </w:r>
      </w:fldSimple>
      <w:r>
        <w:t xml:space="preserve"> </w:t>
      </w:r>
      <w:r w:rsidRPr="0089351E">
        <w:t>- Properties neede</w:t>
      </w:r>
      <w:r>
        <w:t>d for the analysis of Question 2</w:t>
      </w:r>
    </w:p>
    <w:tbl>
      <w:tblPr>
        <w:tblStyle w:val="TableGrid"/>
        <w:tblW w:w="0" w:type="auto"/>
        <w:tblLayout w:type="fixed"/>
        <w:tblLook w:val="04A0" w:firstRow="1" w:lastRow="0" w:firstColumn="1" w:lastColumn="0" w:noHBand="0" w:noVBand="1"/>
      </w:tblPr>
      <w:tblGrid>
        <w:gridCol w:w="3397"/>
        <w:gridCol w:w="3097"/>
        <w:gridCol w:w="3248"/>
      </w:tblGrid>
      <w:tr w:rsidR="00AF2977" w:rsidRPr="008C48FF" w14:paraId="4F9C8EBF" w14:textId="77777777" w:rsidTr="00A87C5C">
        <w:trPr>
          <w:trHeight w:val="255"/>
        </w:trPr>
        <w:tc>
          <w:tcPr>
            <w:tcW w:w="3397" w:type="dxa"/>
            <w:shd w:val="clear" w:color="auto" w:fill="DBDBDB" w:themeFill="accent3" w:themeFillTint="66"/>
          </w:tcPr>
          <w:p w14:paraId="0E6BF080" w14:textId="77777777" w:rsidR="00AF2977" w:rsidRPr="008C48FF" w:rsidRDefault="00AF2977" w:rsidP="00A87C5C">
            <w:pPr>
              <w:pStyle w:val="NoSpacing"/>
            </w:pPr>
            <w:r>
              <w:t>Properties</w:t>
            </w:r>
          </w:p>
        </w:tc>
        <w:tc>
          <w:tcPr>
            <w:tcW w:w="3097" w:type="dxa"/>
            <w:shd w:val="clear" w:color="auto" w:fill="DBDBDB" w:themeFill="accent3" w:themeFillTint="66"/>
          </w:tcPr>
          <w:p w14:paraId="5DF61C8A" w14:textId="77777777" w:rsidR="00AF2977" w:rsidRPr="008C48FF" w:rsidRDefault="00AF2977" w:rsidP="00A87C5C">
            <w:pPr>
              <w:pStyle w:val="NoSpacing"/>
            </w:pPr>
            <w:r w:rsidRPr="008C48FF">
              <w:t>Type</w:t>
            </w:r>
          </w:p>
        </w:tc>
        <w:tc>
          <w:tcPr>
            <w:tcW w:w="3248" w:type="dxa"/>
            <w:shd w:val="clear" w:color="auto" w:fill="DBDBDB" w:themeFill="accent3" w:themeFillTint="66"/>
          </w:tcPr>
          <w:p w14:paraId="45B1C342" w14:textId="77777777" w:rsidR="00AF2977" w:rsidRPr="008C48FF" w:rsidRDefault="00AF2977" w:rsidP="00A87C5C">
            <w:pPr>
              <w:pStyle w:val="NoSpacing"/>
            </w:pPr>
            <w:r w:rsidRPr="008C48FF">
              <w:t xml:space="preserve">Description </w:t>
            </w:r>
          </w:p>
        </w:tc>
      </w:tr>
      <w:tr w:rsidR="00AF2977" w:rsidRPr="008C48FF" w14:paraId="5D4E0B12" w14:textId="77777777" w:rsidTr="00A87C5C">
        <w:trPr>
          <w:trHeight w:val="524"/>
        </w:trPr>
        <w:tc>
          <w:tcPr>
            <w:tcW w:w="3397" w:type="dxa"/>
            <w:shd w:val="clear" w:color="auto" w:fill="F2F2F2" w:themeFill="background1" w:themeFillShade="F2"/>
          </w:tcPr>
          <w:p w14:paraId="441D1213" w14:textId="77777777" w:rsidR="00AF2977" w:rsidRPr="008C48FF" w:rsidRDefault="00AF2977" w:rsidP="00A87C5C">
            <w:pPr>
              <w:pStyle w:val="NoSpacing"/>
            </w:pPr>
            <w:r>
              <w:t>ri_peripheral_oxygen_saturation</w:t>
            </w:r>
          </w:p>
        </w:tc>
        <w:tc>
          <w:tcPr>
            <w:tcW w:w="3097" w:type="dxa"/>
          </w:tcPr>
          <w:p w14:paraId="2A4B30D4" w14:textId="77777777" w:rsidR="00AF2977" w:rsidRDefault="00AF2977" w:rsidP="00A87C5C">
            <w:pPr>
              <w:pStyle w:val="NoSpacing"/>
            </w:pPr>
            <w:r>
              <w:t>Categorical</w:t>
            </w:r>
          </w:p>
          <w:p w14:paraId="219D0B43" w14:textId="4523989B" w:rsidR="00AF2977" w:rsidRPr="005B540A" w:rsidRDefault="00AF2977" w:rsidP="00A87C5C">
            <w:pPr>
              <w:pStyle w:val="NoSpacing"/>
            </w:pPr>
            <w:r w:rsidRPr="005B540A">
              <w:t>‘SpO</w:t>
            </w:r>
            <w:r>
              <w:rPr>
                <w:vertAlign w:val="subscript"/>
              </w:rPr>
              <w:t>2</w:t>
            </w:r>
            <w:r w:rsidRPr="005B540A">
              <w:t> &lt; 90%’</w:t>
            </w:r>
            <w:r>
              <w:t xml:space="preserve">, </w:t>
            </w:r>
            <w:r w:rsidRPr="005B540A">
              <w:t>‘SpO</w:t>
            </w:r>
            <w:r>
              <w:rPr>
                <w:vertAlign w:val="subscript"/>
              </w:rPr>
              <w:t>2</w:t>
            </w:r>
            <w:r w:rsidRPr="005B540A">
              <w:t> 90</w:t>
            </w:r>
            <w:r>
              <w:t>-92</w:t>
            </w:r>
            <w:r w:rsidRPr="005B540A">
              <w:t>%’</w:t>
            </w:r>
            <w:r>
              <w:t xml:space="preserve">, </w:t>
            </w:r>
            <w:r w:rsidRPr="005B540A">
              <w:t>‘SpO</w:t>
            </w:r>
            <w:r>
              <w:rPr>
                <w:vertAlign w:val="subscript"/>
              </w:rPr>
              <w:t>2</w:t>
            </w:r>
            <w:r w:rsidRPr="005B540A">
              <w:t> </w:t>
            </w:r>
            <w:r>
              <w:t>&gt;</w:t>
            </w:r>
            <w:r w:rsidRPr="005B540A">
              <w:t xml:space="preserve"> 9</w:t>
            </w:r>
            <w:r>
              <w:t>2</w:t>
            </w:r>
            <w:r w:rsidRPr="005B540A">
              <w:t>%’</w:t>
            </w:r>
            <w:ins w:id="67" w:author="Colbourn, Tim" w:date="2021-03-01T15:03:00Z">
              <w:r w:rsidR="00E53FF0">
                <w:t xml:space="preserve">, </w:t>
              </w:r>
              <w:commentRangeStart w:id="68"/>
              <w:r w:rsidR="00E53FF0">
                <w:t>‘missing-pulse oximetry attempted’, ‘missing-no pulse oximetry’</w:t>
              </w:r>
              <w:commentRangeEnd w:id="68"/>
              <w:r w:rsidR="00E53FF0">
                <w:rPr>
                  <w:rStyle w:val="CommentReference"/>
                </w:rPr>
                <w:commentReference w:id="68"/>
              </w:r>
            </w:ins>
          </w:p>
        </w:tc>
        <w:tc>
          <w:tcPr>
            <w:tcW w:w="3248" w:type="dxa"/>
          </w:tcPr>
          <w:p w14:paraId="20C5BF71" w14:textId="77777777" w:rsidR="00AF2977" w:rsidRPr="008C48FF" w:rsidRDefault="00AF2977" w:rsidP="00A87C5C">
            <w:pPr>
              <w:pStyle w:val="NoSpacing"/>
            </w:pPr>
            <w:r>
              <w:t xml:space="preserve">Level of peripheral oxygen saturation to be read by a pulse </w:t>
            </w:r>
            <w:commentRangeStart w:id="69"/>
            <w:r>
              <w:t>oximetry</w:t>
            </w:r>
            <w:commentRangeEnd w:id="69"/>
            <w:r w:rsidR="00867A29">
              <w:rPr>
                <w:rStyle w:val="CommentReference"/>
              </w:rPr>
              <w:commentReference w:id="69"/>
            </w:r>
          </w:p>
        </w:tc>
      </w:tr>
    </w:tbl>
    <w:p w14:paraId="160B9426" w14:textId="77777777" w:rsidR="00AF2977" w:rsidRPr="008C2C3C" w:rsidRDefault="00AF2977" w:rsidP="00AF2977">
      <w:pPr>
        <w:pStyle w:val="NoSpacing"/>
      </w:pPr>
    </w:p>
    <w:p w14:paraId="553F2AC7" w14:textId="77777777" w:rsidR="00AF2977" w:rsidRPr="00C51590" w:rsidRDefault="00AF2977" w:rsidP="00AF2977">
      <w:pPr>
        <w:ind w:firstLine="0"/>
        <w:rPr>
          <w:b/>
        </w:rPr>
      </w:pPr>
      <w:r w:rsidRPr="00C51590">
        <w:rPr>
          <w:b/>
        </w:rPr>
        <w:t>Planned outputs from code:</w:t>
      </w:r>
    </w:p>
    <w:p w14:paraId="7358FE3D" w14:textId="77777777" w:rsidR="00AF2977" w:rsidRDefault="00AF2977" w:rsidP="00AF2977">
      <w:pPr>
        <w:pStyle w:val="ListParagraph"/>
        <w:numPr>
          <w:ilvl w:val="0"/>
          <w:numId w:val="10"/>
        </w:numPr>
        <w:spacing w:after="0" w:line="259" w:lineRule="auto"/>
      </w:pPr>
      <w:commentRangeStart w:id="70"/>
      <w:r>
        <w:t xml:space="preserve">Graph showing the IMCI classification rate using pulse oximetry (only) vs. IMCI algorithm (only) – with health workers sensitivity for IMCI classification assumed to be 100%. </w:t>
      </w:r>
      <w:commentRangeEnd w:id="70"/>
      <w:r w:rsidR="00B11FDE">
        <w:rPr>
          <w:rStyle w:val="CommentReference"/>
        </w:rPr>
        <w:commentReference w:id="70"/>
      </w:r>
    </w:p>
    <w:p w14:paraId="381E6438" w14:textId="77777777" w:rsidR="00AF2977" w:rsidRDefault="00AF2977" w:rsidP="00AF2977">
      <w:pPr>
        <w:pStyle w:val="ListParagraph"/>
        <w:numPr>
          <w:ilvl w:val="0"/>
          <w:numId w:val="10"/>
        </w:numPr>
        <w:spacing w:after="0" w:line="259" w:lineRule="auto"/>
      </w:pPr>
      <w:r>
        <w:t>Graph showing the added advantage of using pulse oximetry in the IMCI algorithm for classification of IMCI pneumonia – improved detection of IMCI-pneumonia, comparison between non-use vs in combination with the algorithm.</w:t>
      </w:r>
    </w:p>
    <w:p w14:paraId="00F78E24" w14:textId="77777777" w:rsidR="00AF2977" w:rsidRPr="008C2C3C" w:rsidRDefault="00AF2977" w:rsidP="00AF2977"/>
    <w:p w14:paraId="3414ADBB" w14:textId="77777777" w:rsidR="00AF2977" w:rsidRDefault="00AF2977" w:rsidP="00F60A7E">
      <w:pPr>
        <w:pStyle w:val="Heading3"/>
      </w:pPr>
      <w:bookmarkStart w:id="71" w:name="_Toc64288822"/>
      <w:r>
        <w:t>Key question 3 – Scale-up of oxygen therapy</w:t>
      </w:r>
      <w:bookmarkEnd w:id="71"/>
    </w:p>
    <w:p w14:paraId="1859B0AF" w14:textId="77777777" w:rsidR="00AF2977" w:rsidRDefault="00AF2977" w:rsidP="00AF2977">
      <w:r>
        <w:t>The goal with analyses regarding the scale-up of oxygen therapy is to quantify the benefit of scaling up this equipment on mortality.</w:t>
      </w:r>
    </w:p>
    <w:p w14:paraId="43DBEF12" w14:textId="77777777" w:rsidR="00AF2977" w:rsidRPr="00C51590" w:rsidRDefault="00AF2977" w:rsidP="00AF2977">
      <w:pPr>
        <w:ind w:firstLine="0"/>
        <w:rPr>
          <w:b/>
        </w:rPr>
      </w:pPr>
      <w:r w:rsidRPr="00C51590">
        <w:rPr>
          <w:b/>
        </w:rPr>
        <w:t>Planned outputs from code:</w:t>
      </w:r>
    </w:p>
    <w:p w14:paraId="676F5E4A" w14:textId="77777777" w:rsidR="00AF2977" w:rsidRDefault="00AF2977" w:rsidP="00AF2977">
      <w:pPr>
        <w:pStyle w:val="ListParagraph"/>
        <w:numPr>
          <w:ilvl w:val="0"/>
          <w:numId w:val="11"/>
        </w:numPr>
        <w:spacing w:after="0" w:line="259" w:lineRule="auto"/>
      </w:pPr>
      <w:r>
        <w:t>Current availability of oxygen therapy vs. scale-up of oxygen therapy and its effect on ALRI-specific under-5 mortality. – Graph of two scenarios</w:t>
      </w:r>
    </w:p>
    <w:p w14:paraId="36812FD3" w14:textId="77777777" w:rsidR="00AF2977" w:rsidRPr="009A0D24" w:rsidRDefault="00AF2977" w:rsidP="00AF2977"/>
    <w:p w14:paraId="15147D8F" w14:textId="77777777" w:rsidR="00AF2977" w:rsidRDefault="00AF2977" w:rsidP="00F60A7E">
      <w:pPr>
        <w:pStyle w:val="Heading3"/>
      </w:pPr>
      <w:bookmarkStart w:id="72" w:name="_Toc64288823"/>
      <w:r>
        <w:t>Key question 4 – Improved health worker sensitivity</w:t>
      </w:r>
      <w:bookmarkEnd w:id="72"/>
      <w:r>
        <w:t xml:space="preserve"> </w:t>
      </w:r>
    </w:p>
    <w:p w14:paraId="4E218A80" w14:textId="24ABB2B3" w:rsidR="00AF2977" w:rsidRPr="00516157" w:rsidRDefault="00AF2977" w:rsidP="00AF2977">
      <w:pPr>
        <w:ind w:firstLine="0"/>
        <w:rPr>
          <w:i/>
        </w:rPr>
      </w:pPr>
      <w:r>
        <w:t xml:space="preserve">The goal with analyses regarding the improvement of health workers’ skills is to help us answer policy-relevant questions such as, </w:t>
      </w:r>
      <w:r w:rsidRPr="00CF3290">
        <w:rPr>
          <w:i/>
        </w:rPr>
        <w:t xml:space="preserve">‘How will </w:t>
      </w:r>
      <w:del w:id="73" w:author="Colbourn, Tim" w:date="2021-03-01T15:07:00Z">
        <w:r w:rsidRPr="00CF3290" w:rsidDel="00EE2566">
          <w:rPr>
            <w:i/>
          </w:rPr>
          <w:delText xml:space="preserve">appointments improvement </w:delText>
        </w:r>
        <w:r w:rsidDel="00EE2566">
          <w:rPr>
            <w:i/>
          </w:rPr>
          <w:delText xml:space="preserve">(quality of care) </w:delText>
        </w:r>
        <w:r w:rsidRPr="00CF3290" w:rsidDel="00EE2566">
          <w:rPr>
            <w:i/>
          </w:rPr>
          <w:delText>improve health outcomes</w:delText>
        </w:r>
      </w:del>
      <w:ins w:id="74" w:author="Colbourn, Tim" w:date="2021-03-01T15:07:00Z">
        <w:r w:rsidR="00EE2566">
          <w:rPr>
            <w:i/>
          </w:rPr>
          <w:t>improvements in health worker diagnosis of childhood pneumonia using IMCI improve treatment and outco</w:t>
        </w:r>
      </w:ins>
      <w:ins w:id="75" w:author="Colbourn, Tim" w:date="2021-03-01T15:08:00Z">
        <w:r w:rsidR="00EE2566">
          <w:rPr>
            <w:i/>
          </w:rPr>
          <w:t>mes for children with pneumonia</w:t>
        </w:r>
      </w:ins>
      <w:r w:rsidRPr="00CF3290">
        <w:rPr>
          <w:i/>
        </w:rPr>
        <w:t>?</w:t>
      </w:r>
      <w:r>
        <w:rPr>
          <w:i/>
        </w:rPr>
        <w:t>’</w:t>
      </w:r>
    </w:p>
    <w:p w14:paraId="77CB2923" w14:textId="77777777" w:rsidR="00AF2977" w:rsidRPr="00C51590" w:rsidRDefault="00AF2977" w:rsidP="00AF2977">
      <w:pPr>
        <w:ind w:firstLine="0"/>
        <w:rPr>
          <w:b/>
        </w:rPr>
      </w:pPr>
      <w:r w:rsidRPr="00C51590">
        <w:rPr>
          <w:b/>
        </w:rPr>
        <w:t>Planned outputs from code:</w:t>
      </w:r>
    </w:p>
    <w:p w14:paraId="47F61F59" w14:textId="77777777" w:rsidR="00AF2977" w:rsidRDefault="00AF2977" w:rsidP="00AF2977">
      <w:pPr>
        <w:pStyle w:val="ListParagraph"/>
        <w:numPr>
          <w:ilvl w:val="0"/>
          <w:numId w:val="12"/>
        </w:numPr>
        <w:spacing w:after="0" w:line="259" w:lineRule="auto"/>
      </w:pPr>
      <w:r>
        <w:t xml:space="preserve">Improved health worker’s sensitivity in classification of IMCI based on algorithm alone, see its effects on treatment rate and all-cause mortality. </w:t>
      </w:r>
    </w:p>
    <w:p w14:paraId="481D6815" w14:textId="77777777" w:rsidR="00AF2977" w:rsidRDefault="00AF2977" w:rsidP="00AF2977">
      <w:pPr>
        <w:ind w:firstLine="0"/>
      </w:pPr>
    </w:p>
    <w:p w14:paraId="2B2EC3CC" w14:textId="77777777" w:rsidR="00AF2977" w:rsidRDefault="00AF2977" w:rsidP="00AF2977">
      <w:pPr>
        <w:pStyle w:val="Heading2"/>
      </w:pPr>
      <w:bookmarkStart w:id="76" w:name="_Toc64288824"/>
      <w:r>
        <w:t>End goal of proposed analyses</w:t>
      </w:r>
      <w:bookmarkEnd w:id="76"/>
    </w:p>
    <w:p w14:paraId="3C1A3E9A" w14:textId="77777777" w:rsidR="00AF2977" w:rsidRPr="00617256" w:rsidRDefault="00AF2977" w:rsidP="00AF2977">
      <w:pPr>
        <w:ind w:firstLine="0"/>
      </w:pPr>
      <w:r>
        <w:t>Targeted audience for sharing and use of the results include:</w:t>
      </w:r>
    </w:p>
    <w:p w14:paraId="55E07D73" w14:textId="77777777" w:rsidR="00AF2977" w:rsidRDefault="00AF2977" w:rsidP="00AF2977">
      <w:pPr>
        <w:ind w:firstLine="0"/>
      </w:pPr>
      <w:r>
        <w:t>1</w:t>
      </w:r>
      <w:r w:rsidRPr="00B44ED6">
        <w:rPr>
          <w:vertAlign w:val="superscript"/>
        </w:rPr>
        <w:t>st</w:t>
      </w:r>
      <w:r>
        <w:t xml:space="preserve"> – guide Malawi’s Ministry of Health in their investment in child health in the next Health Sector Strategic Plan III (2022-2027).</w:t>
      </w:r>
    </w:p>
    <w:p w14:paraId="20398703" w14:textId="77777777" w:rsidR="00AF2977" w:rsidRPr="00AE033A" w:rsidRDefault="00AF2977" w:rsidP="00AF2977">
      <w:pPr>
        <w:ind w:firstLine="0"/>
      </w:pPr>
      <w:r>
        <w:t>2</w:t>
      </w:r>
      <w:r w:rsidRPr="00B44ED6">
        <w:rPr>
          <w:vertAlign w:val="superscript"/>
        </w:rPr>
        <w:t>nd</w:t>
      </w:r>
      <w:r>
        <w:t xml:space="preserve"> – inform WHO of the benefits and issues with the current guidelines on assessment, classification and treatment of IMCI-pneumonia; what potential improvements are there with the introduction of pulse oximetry in the algorithm. </w:t>
      </w:r>
    </w:p>
    <w:p w14:paraId="59FD3696" w14:textId="604040B8" w:rsidR="00AF2977" w:rsidDel="00A36F85" w:rsidRDefault="00AF2977" w:rsidP="00AF2977">
      <w:pPr>
        <w:ind w:firstLine="0"/>
        <w:rPr>
          <w:del w:id="77" w:author="Colbourn, Tim" w:date="2021-03-01T15:09:00Z"/>
        </w:rPr>
      </w:pPr>
      <w:r>
        <w:lastRenderedPageBreak/>
        <w:t>3</w:t>
      </w:r>
      <w:r w:rsidRPr="00B44ED6">
        <w:rPr>
          <w:vertAlign w:val="superscript"/>
        </w:rPr>
        <w:t>rd</w:t>
      </w:r>
      <w:r>
        <w:t xml:space="preserve"> – other researchers to build on this work to further their research</w:t>
      </w:r>
      <w:del w:id="78" w:author="Colbourn, Tim" w:date="2021-03-01T15:09:00Z">
        <w:r w:rsidDel="00A36F85">
          <w:delText xml:space="preserve"> </w:delText>
        </w:r>
      </w:del>
    </w:p>
    <w:p w14:paraId="6223F0AE" w14:textId="1BFFC6AF" w:rsidR="00AF2977" w:rsidRPr="009A0D24" w:rsidDel="00A36F85" w:rsidRDefault="00AF2977" w:rsidP="00AF2977">
      <w:pPr>
        <w:ind w:firstLine="0"/>
        <w:rPr>
          <w:del w:id="79" w:author="Colbourn, Tim" w:date="2021-03-01T15:09:00Z"/>
        </w:rPr>
      </w:pPr>
    </w:p>
    <w:p w14:paraId="42616D16" w14:textId="7D9D28C9" w:rsidR="0040395A" w:rsidRDefault="0040395A">
      <w:pPr>
        <w:spacing w:after="160" w:line="259" w:lineRule="auto"/>
        <w:ind w:firstLine="0"/>
        <w:contextualSpacing w:val="0"/>
        <w:jc w:val="left"/>
        <w:rPr>
          <w:rFonts w:eastAsiaTheme="majorEastAsia" w:cstheme="majorBidi"/>
          <w:b/>
          <w:color w:val="2F5496" w:themeColor="accent5" w:themeShade="BF"/>
          <w:sz w:val="28"/>
          <w:szCs w:val="32"/>
        </w:rPr>
      </w:pPr>
      <w:r>
        <w:rPr>
          <w:rFonts w:eastAsiaTheme="majorEastAsia" w:cstheme="majorBidi"/>
          <w:b/>
          <w:color w:val="2F5496" w:themeColor="accent5" w:themeShade="BF"/>
          <w:sz w:val="28"/>
          <w:szCs w:val="32"/>
        </w:rPr>
        <w:br w:type="page"/>
      </w:r>
    </w:p>
    <w:p w14:paraId="2E19ECDE" w14:textId="77777777" w:rsidR="0040395A" w:rsidRDefault="0040395A" w:rsidP="0040395A">
      <w:pPr>
        <w:pStyle w:val="Heading1"/>
      </w:pPr>
      <w:bookmarkStart w:id="80" w:name="_Toc64288825"/>
      <w:r>
        <w:lastRenderedPageBreak/>
        <w:t>ALRI Properties update</w:t>
      </w:r>
      <w:bookmarkEnd w:id="80"/>
    </w:p>
    <w:p w14:paraId="33A0DAB7" w14:textId="77777777" w:rsidR="0040395A" w:rsidRDefault="0040395A" w:rsidP="0040395A">
      <w:r>
        <w:t>At initiation of the simulation, the ALRI property values for the initial population are set such that there are no individuals with ALRI. Property name &amp; initial state at T0:</w:t>
      </w:r>
    </w:p>
    <w:p w14:paraId="3CF35EB2" w14:textId="6813866E" w:rsidR="0040395A" w:rsidRDefault="0040395A" w:rsidP="0040395A">
      <w:pPr>
        <w:pStyle w:val="Caption"/>
        <w:keepNext/>
      </w:pPr>
      <w:r>
        <w:t xml:space="preserve">Table </w:t>
      </w:r>
      <w:fldSimple w:instr=" SEQ Table \* ARABIC ">
        <w:r w:rsidR="000979B2">
          <w:rPr>
            <w:noProof/>
          </w:rPr>
          <w:t>14</w:t>
        </w:r>
      </w:fldSimple>
      <w:r>
        <w:t xml:space="preserve"> – ALRI Property names and values at initiation</w:t>
      </w:r>
    </w:p>
    <w:tbl>
      <w:tblPr>
        <w:tblW w:w="7026" w:type="dxa"/>
        <w:tblInd w:w="-5" w:type="dxa"/>
        <w:tblLook w:val="04A0" w:firstRow="1" w:lastRow="0" w:firstColumn="1" w:lastColumn="0" w:noHBand="0" w:noVBand="1"/>
      </w:tblPr>
      <w:tblGrid>
        <w:gridCol w:w="3566"/>
        <w:gridCol w:w="3460"/>
      </w:tblGrid>
      <w:tr w:rsidR="0040395A" w:rsidRPr="007743E5" w14:paraId="58917FDB" w14:textId="77777777" w:rsidTr="00931C6E">
        <w:trPr>
          <w:trHeight w:val="310"/>
        </w:trPr>
        <w:tc>
          <w:tcPr>
            <w:tcW w:w="3566" w:type="dxa"/>
            <w:tcBorders>
              <w:top w:val="single" w:sz="4" w:space="0" w:color="auto"/>
              <w:left w:val="single" w:sz="4" w:space="0" w:color="auto"/>
              <w:bottom w:val="single" w:sz="4" w:space="0" w:color="auto"/>
              <w:right w:val="single" w:sz="4" w:space="0" w:color="auto"/>
            </w:tcBorders>
            <w:shd w:val="clear" w:color="auto" w:fill="1F4E79" w:themeFill="accent1" w:themeFillShade="80"/>
            <w:noWrap/>
            <w:vAlign w:val="center"/>
            <w:hideMark/>
          </w:tcPr>
          <w:p w14:paraId="5F849FB0" w14:textId="77777777" w:rsidR="0040395A" w:rsidRPr="007743E5" w:rsidRDefault="0040395A" w:rsidP="00931C6E">
            <w:pPr>
              <w:spacing w:after="0" w:line="240" w:lineRule="auto"/>
              <w:ind w:firstLine="0"/>
              <w:jc w:val="left"/>
              <w:rPr>
                <w:rFonts w:eastAsia="Times New Roman" w:cs="Arial"/>
                <w:b/>
                <w:bCs/>
                <w:color w:val="FFFFFF" w:themeColor="background1"/>
                <w:lang w:eastAsia="en-GB"/>
              </w:rPr>
            </w:pPr>
            <w:r w:rsidRPr="007743E5">
              <w:rPr>
                <w:rFonts w:eastAsia="Times New Roman" w:cs="Arial"/>
                <w:b/>
                <w:bCs/>
                <w:color w:val="FFFFFF" w:themeColor="background1"/>
                <w:lang w:eastAsia="en-GB"/>
              </w:rPr>
              <w:t>Property name</w:t>
            </w:r>
          </w:p>
        </w:tc>
        <w:tc>
          <w:tcPr>
            <w:tcW w:w="3460" w:type="dxa"/>
            <w:tcBorders>
              <w:top w:val="single" w:sz="4" w:space="0" w:color="auto"/>
              <w:left w:val="nil"/>
              <w:bottom w:val="single" w:sz="4" w:space="0" w:color="auto"/>
              <w:right w:val="single" w:sz="4" w:space="0" w:color="auto"/>
            </w:tcBorders>
            <w:shd w:val="clear" w:color="auto" w:fill="1F4E79" w:themeFill="accent1" w:themeFillShade="80"/>
            <w:noWrap/>
            <w:vAlign w:val="center"/>
            <w:hideMark/>
          </w:tcPr>
          <w:p w14:paraId="7DEF18A5" w14:textId="77777777" w:rsidR="0040395A" w:rsidRPr="007743E5" w:rsidRDefault="0040395A" w:rsidP="00931C6E">
            <w:pPr>
              <w:spacing w:after="0" w:line="240" w:lineRule="auto"/>
              <w:ind w:firstLine="0"/>
              <w:jc w:val="left"/>
              <w:rPr>
                <w:rFonts w:eastAsia="Times New Roman" w:cs="Arial"/>
                <w:b/>
                <w:bCs/>
                <w:color w:val="FFFFFF" w:themeColor="background1"/>
                <w:lang w:eastAsia="en-GB"/>
              </w:rPr>
            </w:pPr>
            <w:r w:rsidRPr="007743E5">
              <w:rPr>
                <w:rFonts w:eastAsia="Times New Roman" w:cs="Arial"/>
                <w:b/>
                <w:bCs/>
                <w:color w:val="FFFFFF" w:themeColor="background1"/>
                <w:lang w:eastAsia="en-GB"/>
              </w:rPr>
              <w:t>State at T0</w:t>
            </w:r>
          </w:p>
        </w:tc>
      </w:tr>
      <w:tr w:rsidR="0040395A" w:rsidRPr="007743E5" w14:paraId="3ACA8736"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60E2CF98" w14:textId="77777777" w:rsidR="0040395A" w:rsidRPr="00A86E81" w:rsidRDefault="0040395A" w:rsidP="00931C6E">
            <w:pPr>
              <w:pStyle w:val="NoSpacing"/>
              <w:rPr>
                <w:b/>
                <w:szCs w:val="21"/>
                <w:lang w:eastAsia="en-GB"/>
              </w:rPr>
            </w:pPr>
            <w:r w:rsidRPr="00A86E81">
              <w:rPr>
                <w:b/>
                <w:szCs w:val="21"/>
                <w:lang w:eastAsia="en-GB"/>
              </w:rPr>
              <w:t>ri_ALRI_status</w:t>
            </w:r>
          </w:p>
        </w:tc>
        <w:tc>
          <w:tcPr>
            <w:tcW w:w="3460" w:type="dxa"/>
            <w:tcBorders>
              <w:top w:val="nil"/>
              <w:left w:val="nil"/>
              <w:bottom w:val="single" w:sz="4" w:space="0" w:color="auto"/>
              <w:right w:val="single" w:sz="4" w:space="0" w:color="auto"/>
            </w:tcBorders>
            <w:shd w:val="clear" w:color="auto" w:fill="auto"/>
            <w:noWrap/>
            <w:vAlign w:val="center"/>
            <w:hideMark/>
          </w:tcPr>
          <w:p w14:paraId="7842EEA7" w14:textId="77777777" w:rsidR="0040395A" w:rsidRPr="007743E5" w:rsidRDefault="0040395A" w:rsidP="00931C6E">
            <w:pPr>
              <w:pStyle w:val="NoSpacing"/>
              <w:rPr>
                <w:szCs w:val="21"/>
                <w:lang w:eastAsia="en-GB"/>
              </w:rPr>
            </w:pPr>
            <w:r w:rsidRPr="007743E5">
              <w:rPr>
                <w:szCs w:val="21"/>
                <w:lang w:eastAsia="en-GB"/>
              </w:rPr>
              <w:t>False</w:t>
            </w:r>
          </w:p>
        </w:tc>
      </w:tr>
      <w:tr w:rsidR="0040395A" w:rsidRPr="007743E5" w14:paraId="42E689D4"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06B1F6EA"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ri_primary_ALRI_pathogen</w:t>
            </w:r>
          </w:p>
        </w:tc>
        <w:tc>
          <w:tcPr>
            <w:tcW w:w="3460" w:type="dxa"/>
            <w:tcBorders>
              <w:top w:val="nil"/>
              <w:left w:val="nil"/>
              <w:bottom w:val="single" w:sz="4" w:space="0" w:color="auto"/>
              <w:right w:val="single" w:sz="4" w:space="0" w:color="auto"/>
            </w:tcBorders>
            <w:shd w:val="clear" w:color="auto" w:fill="auto"/>
            <w:noWrap/>
            <w:vAlign w:val="center"/>
            <w:hideMark/>
          </w:tcPr>
          <w:p w14:paraId="745A2FBE"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12C5AC23"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214262F5"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ri_secondary_bacterial_pathogen</w:t>
            </w:r>
          </w:p>
        </w:tc>
        <w:tc>
          <w:tcPr>
            <w:tcW w:w="3460" w:type="dxa"/>
            <w:tcBorders>
              <w:top w:val="nil"/>
              <w:left w:val="nil"/>
              <w:bottom w:val="single" w:sz="4" w:space="0" w:color="auto"/>
              <w:right w:val="single" w:sz="4" w:space="0" w:color="auto"/>
            </w:tcBorders>
            <w:shd w:val="clear" w:color="auto" w:fill="auto"/>
            <w:noWrap/>
            <w:vAlign w:val="center"/>
            <w:hideMark/>
          </w:tcPr>
          <w:p w14:paraId="0ADB1BC9"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7E3617DF"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44698472"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ri_ALRI_disease_type</w:t>
            </w:r>
          </w:p>
        </w:tc>
        <w:tc>
          <w:tcPr>
            <w:tcW w:w="3460" w:type="dxa"/>
            <w:tcBorders>
              <w:top w:val="nil"/>
              <w:left w:val="nil"/>
              <w:bottom w:val="single" w:sz="4" w:space="0" w:color="auto"/>
              <w:right w:val="single" w:sz="4" w:space="0" w:color="auto"/>
            </w:tcBorders>
            <w:shd w:val="clear" w:color="auto" w:fill="auto"/>
            <w:noWrap/>
            <w:vAlign w:val="center"/>
            <w:hideMark/>
          </w:tcPr>
          <w:p w14:paraId="1F0AD911"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74D77386"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7C3EB6C7"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ri_current_ALRI_symptoms</w:t>
            </w:r>
          </w:p>
        </w:tc>
        <w:tc>
          <w:tcPr>
            <w:tcW w:w="3460" w:type="dxa"/>
            <w:tcBorders>
              <w:top w:val="nil"/>
              <w:left w:val="nil"/>
              <w:bottom w:val="single" w:sz="4" w:space="0" w:color="auto"/>
              <w:right w:val="single" w:sz="4" w:space="0" w:color="auto"/>
            </w:tcBorders>
            <w:shd w:val="clear" w:color="auto" w:fill="auto"/>
            <w:noWrap/>
            <w:vAlign w:val="center"/>
            <w:hideMark/>
          </w:tcPr>
          <w:p w14:paraId="0CF6D85F"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750F2AC4"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0877D2AB"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ri_ALRI_complications</w:t>
            </w:r>
          </w:p>
        </w:tc>
        <w:tc>
          <w:tcPr>
            <w:tcW w:w="3460" w:type="dxa"/>
            <w:tcBorders>
              <w:top w:val="nil"/>
              <w:left w:val="nil"/>
              <w:bottom w:val="single" w:sz="4" w:space="0" w:color="auto"/>
              <w:right w:val="single" w:sz="4" w:space="0" w:color="auto"/>
            </w:tcBorders>
            <w:shd w:val="clear" w:color="auto" w:fill="auto"/>
            <w:noWrap/>
            <w:vAlign w:val="center"/>
            <w:hideMark/>
          </w:tcPr>
          <w:p w14:paraId="77D9AEAD"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22D60B65"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61E88E39"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ri_ALRI_event_date_of_onset</w:t>
            </w:r>
          </w:p>
        </w:tc>
        <w:tc>
          <w:tcPr>
            <w:tcW w:w="3460" w:type="dxa"/>
            <w:tcBorders>
              <w:top w:val="nil"/>
              <w:left w:val="nil"/>
              <w:bottom w:val="single" w:sz="4" w:space="0" w:color="auto"/>
              <w:right w:val="single" w:sz="4" w:space="0" w:color="auto"/>
            </w:tcBorders>
            <w:shd w:val="clear" w:color="auto" w:fill="auto"/>
            <w:noWrap/>
            <w:vAlign w:val="center"/>
            <w:hideMark/>
          </w:tcPr>
          <w:p w14:paraId="31A505A3"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pd.NaT</w:t>
            </w:r>
          </w:p>
        </w:tc>
      </w:tr>
      <w:tr w:rsidR="0040395A" w:rsidRPr="007743E5" w14:paraId="154FB19C"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087FD89E"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ri_ALRI_event_recovered_date</w:t>
            </w:r>
          </w:p>
        </w:tc>
        <w:tc>
          <w:tcPr>
            <w:tcW w:w="3460" w:type="dxa"/>
            <w:tcBorders>
              <w:top w:val="nil"/>
              <w:left w:val="nil"/>
              <w:bottom w:val="single" w:sz="4" w:space="0" w:color="auto"/>
              <w:right w:val="single" w:sz="4" w:space="0" w:color="auto"/>
            </w:tcBorders>
            <w:shd w:val="clear" w:color="auto" w:fill="auto"/>
            <w:noWrap/>
            <w:vAlign w:val="center"/>
            <w:hideMark/>
          </w:tcPr>
          <w:p w14:paraId="2BA5DE58"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pd.NaT</w:t>
            </w:r>
          </w:p>
        </w:tc>
      </w:tr>
      <w:tr w:rsidR="0040395A" w:rsidRPr="007743E5" w14:paraId="6CD9E782"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2D5D66C5"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ri_ALRI_event_death_date</w:t>
            </w:r>
          </w:p>
        </w:tc>
        <w:tc>
          <w:tcPr>
            <w:tcW w:w="3460" w:type="dxa"/>
            <w:tcBorders>
              <w:top w:val="nil"/>
              <w:left w:val="nil"/>
              <w:bottom w:val="single" w:sz="4" w:space="0" w:color="auto"/>
              <w:right w:val="single" w:sz="4" w:space="0" w:color="auto"/>
            </w:tcBorders>
            <w:shd w:val="clear" w:color="auto" w:fill="auto"/>
            <w:noWrap/>
            <w:vAlign w:val="center"/>
            <w:hideMark/>
          </w:tcPr>
          <w:p w14:paraId="733C56C6"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pd.NaT</w:t>
            </w:r>
          </w:p>
        </w:tc>
      </w:tr>
      <w:tr w:rsidR="0040395A" w:rsidRPr="007743E5" w14:paraId="53F3471D"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7E93508C"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ri_end_of_last_alri_episode</w:t>
            </w:r>
          </w:p>
        </w:tc>
        <w:tc>
          <w:tcPr>
            <w:tcW w:w="3460" w:type="dxa"/>
            <w:tcBorders>
              <w:top w:val="nil"/>
              <w:left w:val="nil"/>
              <w:bottom w:val="single" w:sz="4" w:space="0" w:color="auto"/>
              <w:right w:val="single" w:sz="4" w:space="0" w:color="auto"/>
            </w:tcBorders>
            <w:shd w:val="clear" w:color="auto" w:fill="auto"/>
            <w:noWrap/>
            <w:vAlign w:val="center"/>
            <w:hideMark/>
          </w:tcPr>
          <w:p w14:paraId="74860178"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pd.NaT</w:t>
            </w:r>
          </w:p>
        </w:tc>
      </w:tr>
      <w:tr w:rsidR="0040395A" w:rsidRPr="007743E5" w14:paraId="3B5DD19F"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36FBFA61"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w:t>
            </w:r>
            <w:r>
              <w:rPr>
                <w:rFonts w:eastAsia="Times New Roman" w:cs="Arial"/>
                <w:b/>
                <w:color w:val="000000"/>
                <w:sz w:val="21"/>
                <w:szCs w:val="21"/>
                <w:lang w:eastAsia="en-GB"/>
              </w:rPr>
              <w:t>on_</w:t>
            </w:r>
            <w:r w:rsidRPr="007743E5">
              <w:rPr>
                <w:rFonts w:eastAsia="Times New Roman" w:cs="Arial"/>
                <w:b/>
                <w:color w:val="000000"/>
                <w:sz w:val="21"/>
                <w:szCs w:val="21"/>
                <w:lang w:eastAsia="en-GB"/>
              </w:rPr>
              <w:t>treatment</w:t>
            </w:r>
          </w:p>
        </w:tc>
        <w:tc>
          <w:tcPr>
            <w:tcW w:w="3460" w:type="dxa"/>
            <w:tcBorders>
              <w:top w:val="nil"/>
              <w:left w:val="nil"/>
              <w:bottom w:val="single" w:sz="4" w:space="0" w:color="auto"/>
              <w:right w:val="single" w:sz="4" w:space="0" w:color="auto"/>
            </w:tcBorders>
            <w:shd w:val="clear" w:color="auto" w:fill="auto"/>
            <w:noWrap/>
            <w:vAlign w:val="center"/>
            <w:hideMark/>
          </w:tcPr>
          <w:p w14:paraId="7BC122B7"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Pr>
                <w:rFonts w:eastAsia="Times New Roman" w:cs="Arial"/>
                <w:color w:val="000000"/>
                <w:sz w:val="21"/>
                <w:szCs w:val="21"/>
                <w:lang w:eastAsia="en-GB"/>
              </w:rPr>
              <w:t>False</w:t>
            </w:r>
          </w:p>
        </w:tc>
      </w:tr>
      <w:tr w:rsidR="0040395A" w:rsidRPr="007743E5" w14:paraId="0843FC84"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193FA671"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ri_ALRI_tx_start_date</w:t>
            </w:r>
          </w:p>
        </w:tc>
        <w:tc>
          <w:tcPr>
            <w:tcW w:w="3460" w:type="dxa"/>
            <w:tcBorders>
              <w:top w:val="nil"/>
              <w:left w:val="nil"/>
              <w:bottom w:val="single" w:sz="4" w:space="0" w:color="auto"/>
              <w:right w:val="single" w:sz="4" w:space="0" w:color="auto"/>
            </w:tcBorders>
            <w:shd w:val="clear" w:color="auto" w:fill="auto"/>
            <w:noWrap/>
            <w:vAlign w:val="center"/>
            <w:hideMark/>
          </w:tcPr>
          <w:p w14:paraId="39E1032F"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pd.NaT</w:t>
            </w:r>
          </w:p>
        </w:tc>
      </w:tr>
      <w:tr w:rsidR="0040395A" w:rsidRPr="007743E5" w14:paraId="509078CB"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333B10A5"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ri_chest_auscultations_signs</w:t>
            </w:r>
          </w:p>
        </w:tc>
        <w:tc>
          <w:tcPr>
            <w:tcW w:w="3460" w:type="dxa"/>
            <w:tcBorders>
              <w:top w:val="nil"/>
              <w:left w:val="nil"/>
              <w:bottom w:val="single" w:sz="4" w:space="0" w:color="auto"/>
              <w:right w:val="single" w:sz="4" w:space="0" w:color="auto"/>
            </w:tcBorders>
            <w:shd w:val="clear" w:color="auto" w:fill="auto"/>
            <w:noWrap/>
            <w:vAlign w:val="center"/>
            <w:hideMark/>
          </w:tcPr>
          <w:p w14:paraId="7BFA68B9"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685CC355"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5176D9B0"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ri_ALRI_antibiotic_administered</w:t>
            </w:r>
          </w:p>
        </w:tc>
        <w:tc>
          <w:tcPr>
            <w:tcW w:w="3460" w:type="dxa"/>
            <w:tcBorders>
              <w:top w:val="nil"/>
              <w:left w:val="nil"/>
              <w:bottom w:val="single" w:sz="4" w:space="0" w:color="auto"/>
              <w:right w:val="single" w:sz="4" w:space="0" w:color="auto"/>
            </w:tcBorders>
            <w:shd w:val="clear" w:color="auto" w:fill="auto"/>
            <w:noWrap/>
            <w:vAlign w:val="center"/>
            <w:hideMark/>
          </w:tcPr>
          <w:p w14:paraId="578A1BE3"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104FA9BD"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49BE74FC"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ri_peripheral_oxygen_saturation</w:t>
            </w:r>
          </w:p>
        </w:tc>
        <w:tc>
          <w:tcPr>
            <w:tcW w:w="3460" w:type="dxa"/>
            <w:tcBorders>
              <w:top w:val="nil"/>
              <w:left w:val="nil"/>
              <w:bottom w:val="single" w:sz="4" w:space="0" w:color="auto"/>
              <w:right w:val="single" w:sz="4" w:space="0" w:color="auto"/>
            </w:tcBorders>
            <w:shd w:val="clear" w:color="auto" w:fill="auto"/>
            <w:noWrap/>
            <w:vAlign w:val="center"/>
            <w:hideMark/>
          </w:tcPr>
          <w:p w14:paraId="2A9AD0F9"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not_applicable</w:t>
            </w:r>
          </w:p>
        </w:tc>
      </w:tr>
      <w:tr w:rsidR="0040395A" w:rsidRPr="007743E5" w14:paraId="350A0246" w14:textId="77777777" w:rsidTr="00931C6E">
        <w:trPr>
          <w:trHeight w:val="310"/>
        </w:trPr>
        <w:tc>
          <w:tcPr>
            <w:tcW w:w="3566" w:type="dxa"/>
            <w:tcBorders>
              <w:top w:val="nil"/>
              <w:left w:val="single" w:sz="4" w:space="0" w:color="auto"/>
              <w:bottom w:val="single" w:sz="4" w:space="0" w:color="auto"/>
              <w:right w:val="single" w:sz="4" w:space="0" w:color="auto"/>
            </w:tcBorders>
            <w:shd w:val="clear" w:color="auto" w:fill="auto"/>
            <w:noWrap/>
            <w:vAlign w:val="center"/>
            <w:hideMark/>
          </w:tcPr>
          <w:p w14:paraId="5B2F83DC" w14:textId="77777777" w:rsidR="0040395A" w:rsidRPr="007743E5" w:rsidRDefault="0040395A" w:rsidP="00931C6E">
            <w:pPr>
              <w:spacing w:after="0" w:line="240" w:lineRule="auto"/>
              <w:ind w:firstLine="0"/>
              <w:jc w:val="left"/>
              <w:rPr>
                <w:rFonts w:eastAsia="Times New Roman" w:cs="Arial"/>
                <w:b/>
                <w:color w:val="000000"/>
                <w:sz w:val="21"/>
                <w:szCs w:val="21"/>
                <w:lang w:eastAsia="en-GB"/>
              </w:rPr>
            </w:pPr>
            <w:r w:rsidRPr="007743E5">
              <w:rPr>
                <w:rFonts w:eastAsia="Times New Roman" w:cs="Arial"/>
                <w:b/>
                <w:color w:val="000000"/>
                <w:sz w:val="21"/>
                <w:szCs w:val="21"/>
                <w:lang w:eastAsia="en-GB"/>
              </w:rPr>
              <w:t>ri_oxygen_therapy_given</w:t>
            </w:r>
          </w:p>
        </w:tc>
        <w:tc>
          <w:tcPr>
            <w:tcW w:w="3460" w:type="dxa"/>
            <w:tcBorders>
              <w:top w:val="nil"/>
              <w:left w:val="nil"/>
              <w:bottom w:val="single" w:sz="4" w:space="0" w:color="auto"/>
              <w:right w:val="single" w:sz="4" w:space="0" w:color="auto"/>
            </w:tcBorders>
            <w:shd w:val="clear" w:color="auto" w:fill="auto"/>
            <w:noWrap/>
            <w:vAlign w:val="center"/>
            <w:hideMark/>
          </w:tcPr>
          <w:p w14:paraId="48E284B5" w14:textId="77777777" w:rsidR="0040395A" w:rsidRPr="007743E5" w:rsidRDefault="0040395A" w:rsidP="00931C6E">
            <w:pPr>
              <w:spacing w:after="0" w:line="240" w:lineRule="auto"/>
              <w:ind w:firstLine="0"/>
              <w:jc w:val="left"/>
              <w:rPr>
                <w:rFonts w:eastAsia="Times New Roman" w:cs="Arial"/>
                <w:color w:val="000000"/>
                <w:sz w:val="21"/>
                <w:szCs w:val="21"/>
                <w:lang w:eastAsia="en-GB"/>
              </w:rPr>
            </w:pPr>
            <w:r w:rsidRPr="007743E5">
              <w:rPr>
                <w:rFonts w:eastAsia="Times New Roman" w:cs="Arial"/>
                <w:color w:val="000000"/>
                <w:sz w:val="21"/>
                <w:szCs w:val="21"/>
                <w:lang w:eastAsia="en-GB"/>
              </w:rPr>
              <w:t>False</w:t>
            </w:r>
          </w:p>
        </w:tc>
      </w:tr>
    </w:tbl>
    <w:p w14:paraId="5C060E32" w14:textId="77777777" w:rsidR="0040395A" w:rsidRDefault="0040395A" w:rsidP="0040395A"/>
    <w:p w14:paraId="6F5B7B0A" w14:textId="77777777" w:rsidR="0040395A" w:rsidRDefault="0040395A" w:rsidP="0040395A">
      <w:r>
        <w:t>When the simulation is run, the model updates information on each individual with regards to ALRI status every 3 months. In this section, the following diagrams illustrate how the ALRI module updates its properties in the simulation run, which are determined by parameters.</w:t>
      </w:r>
    </w:p>
    <w:p w14:paraId="238C1789" w14:textId="77777777" w:rsidR="0040395A" w:rsidRDefault="0040395A" w:rsidP="0040395A"/>
    <w:p w14:paraId="506FA1A2" w14:textId="77777777" w:rsidR="0040395A" w:rsidRDefault="0040395A" w:rsidP="0040395A">
      <w:pPr>
        <w:pStyle w:val="ListParagraph"/>
        <w:numPr>
          <w:ilvl w:val="0"/>
          <w:numId w:val="29"/>
        </w:numPr>
        <w:spacing w:after="0"/>
        <w:jc w:val="left"/>
      </w:pPr>
      <w:r>
        <w:t>Updating ALRI status based on the incidence of infection by a certain pathogen</w:t>
      </w:r>
    </w:p>
    <w:p w14:paraId="6598ACE6" w14:textId="77777777" w:rsidR="0040395A" w:rsidRDefault="0040395A" w:rsidP="0040395A">
      <w:pPr>
        <w:pStyle w:val="ListParagraph"/>
        <w:ind w:firstLine="0"/>
      </w:pPr>
      <w:r>
        <w:t xml:space="preserve">Property name: </w:t>
      </w:r>
      <w:r>
        <w:rPr>
          <w:b/>
        </w:rPr>
        <w:t>ri_ALRI_status</w:t>
      </w:r>
      <w:r w:rsidRPr="00A86E81">
        <w:t xml:space="preserve">, </w:t>
      </w:r>
      <w:r>
        <w:t xml:space="preserve">Type: </w:t>
      </w:r>
      <w:r w:rsidRPr="00A86E81">
        <w:t xml:space="preserve">Boolean </w:t>
      </w:r>
    </w:p>
    <w:p w14:paraId="2D2DE6B9" w14:textId="77777777" w:rsidR="0040395A" w:rsidRDefault="0040395A" w:rsidP="0040395A">
      <w:pPr>
        <w:ind w:firstLine="0"/>
      </w:pPr>
      <w:r>
        <w:rPr>
          <w:noProof/>
          <w:lang w:eastAsia="en-GB"/>
        </w:rPr>
        <w:drawing>
          <wp:inline distT="0" distB="0" distL="0" distR="0" wp14:anchorId="68305E4E" wp14:editId="229EC216">
            <wp:extent cx="6480000" cy="1423353"/>
            <wp:effectExtent l="0" t="0" r="0" b="5715"/>
            <wp:docPr id="6" name="Picture 6" descr="https://documents.lucid.app/documents/92f0a254-11cd-4f78-bdc7-97c7d3c72109/pages/0_0?a=4104&amp;x=26&amp;y=-2373&amp;w=1185&amp;h=281&amp;store=1&amp;accept=image%2F*&amp;auth=LCA%2092646c6062332608951c99c05052d50c80e5fd18-ts%3D160992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f0a254-11cd-4f78-bdc7-97c7d3c72109/pages/0_0?a=4104&amp;x=26&amp;y=-2373&amp;w=1185&amp;h=281&amp;store=1&amp;accept=image%2F*&amp;auth=LCA%2092646c6062332608951c99c05052d50c80e5fd18-ts%3D1609924294"/>
                    <pic:cNvPicPr>
                      <a:picLocks noChangeAspect="1" noChangeArrowheads="1"/>
                    </pic:cNvPicPr>
                  </pic:nvPicPr>
                  <pic:blipFill rotWithShape="1">
                    <a:blip r:embed="rId20">
                      <a:extLst>
                        <a:ext uri="{28A0092B-C50C-407E-A947-70E740481C1C}">
                          <a14:useLocalDpi xmlns:a14="http://schemas.microsoft.com/office/drawing/2010/main" val="0"/>
                        </a:ext>
                      </a:extLst>
                    </a:blip>
                    <a:srcRect l="5051" t="6967" r="4518" b="9417"/>
                    <a:stretch/>
                  </pic:blipFill>
                  <pic:spPr bwMode="auto">
                    <a:xfrm>
                      <a:off x="0" y="0"/>
                      <a:ext cx="6480000" cy="1423353"/>
                    </a:xfrm>
                    <a:prstGeom prst="rect">
                      <a:avLst/>
                    </a:prstGeom>
                    <a:noFill/>
                    <a:ln>
                      <a:noFill/>
                    </a:ln>
                    <a:extLst>
                      <a:ext uri="{53640926-AAD7-44D8-BBD7-CCE9431645EC}">
                        <a14:shadowObscured xmlns:a14="http://schemas.microsoft.com/office/drawing/2010/main"/>
                      </a:ext>
                    </a:extLst>
                  </pic:spPr>
                </pic:pic>
              </a:graphicData>
            </a:graphic>
          </wp:inline>
        </w:drawing>
      </w:r>
    </w:p>
    <w:p w14:paraId="54F901A6" w14:textId="77777777" w:rsidR="0040395A" w:rsidRDefault="0040395A" w:rsidP="0040395A">
      <w:r>
        <w:t>Based on pathogen-specific incidences of ALRI and the relative risk of risk factors for disease acquisition, an individual can acquire an ALRI status. Therefore updating the property ri_ALRI_status to ‘True’.</w:t>
      </w:r>
    </w:p>
    <w:p w14:paraId="6FC13137" w14:textId="77777777" w:rsidR="0040395A" w:rsidRDefault="0040395A" w:rsidP="0040395A">
      <w:r>
        <w:t>As the ALRI status is ‘True’ so will the other ALRI properties be updated.</w:t>
      </w:r>
    </w:p>
    <w:p w14:paraId="618A0B1B" w14:textId="77777777" w:rsidR="0040395A" w:rsidRDefault="0040395A" w:rsidP="0040395A"/>
    <w:p w14:paraId="07D8FC07" w14:textId="77777777" w:rsidR="0040395A" w:rsidRDefault="0040395A" w:rsidP="0040395A">
      <w:pPr>
        <w:pStyle w:val="ListParagraph"/>
        <w:numPr>
          <w:ilvl w:val="0"/>
          <w:numId w:val="29"/>
        </w:numPr>
        <w:spacing w:after="0"/>
        <w:jc w:val="left"/>
      </w:pPr>
      <w:r>
        <w:t>Updating the primary pathogen causing ALRI</w:t>
      </w:r>
    </w:p>
    <w:p w14:paraId="2A495DA1" w14:textId="77777777" w:rsidR="0040395A" w:rsidRDefault="0040395A" w:rsidP="0040395A">
      <w:pPr>
        <w:pStyle w:val="ListParagraph"/>
        <w:ind w:firstLine="0"/>
      </w:pPr>
      <w:r>
        <w:t xml:space="preserve">Property name: </w:t>
      </w:r>
      <w:r>
        <w:rPr>
          <w:b/>
        </w:rPr>
        <w:t>ri_primary_ALRI_pathogen</w:t>
      </w:r>
      <w:r>
        <w:t>, Type: Categorical</w:t>
      </w:r>
    </w:p>
    <w:p w14:paraId="5B99AF18" w14:textId="77777777" w:rsidR="0040395A" w:rsidRPr="001C4119" w:rsidRDefault="0040395A" w:rsidP="0040395A">
      <w:r>
        <w:t>Further detailing the move between ‘False’ and ‘True’ of the ri_ALRI_status property, at T0 the ri_primary_ALRI_pathogen status is ‘not_applicable’ as there is no infection. When an ALRI infection is acquired based on the pathogen-specific incidences and the effects of risk factors on disease acquisition, the causal pathogen for that episode is updated.</w:t>
      </w:r>
    </w:p>
    <w:p w14:paraId="31DF221B" w14:textId="77777777" w:rsidR="0040395A" w:rsidRDefault="0040395A" w:rsidP="0040395A">
      <w:pPr>
        <w:ind w:firstLine="0"/>
      </w:pPr>
      <w:r>
        <w:rPr>
          <w:noProof/>
          <w:lang w:eastAsia="en-GB"/>
        </w:rPr>
        <w:lastRenderedPageBreak/>
        <w:drawing>
          <wp:inline distT="0" distB="0" distL="0" distR="0" wp14:anchorId="3F88811C" wp14:editId="72CDF512">
            <wp:extent cx="6119495" cy="9363919"/>
            <wp:effectExtent l="0" t="0" r="0" b="8890"/>
            <wp:docPr id="1" name="Picture 1" descr="https://documents.lucid.app/documents/92f0a254-11cd-4f78-bdc7-97c7d3c72109/pages/0_0?a=2337&amp;x=25&amp;y=-964&amp;w=1209&amp;h=3597&amp;store=1&amp;accept=image%2F*&amp;auth=LCA%200d7e79482262f384bc887ba1068f8ce6c268f1ee-ts%3D160985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92f0a254-11cd-4f78-bdc7-97c7d3c72109/pages/0_0?a=2337&amp;x=25&amp;y=-964&amp;w=1209&amp;h=3597&amp;store=1&amp;accept=image%2F*&amp;auth=LCA%200d7e79482262f384bc887ba1068f8ce6c268f1ee-ts%3D1609857471"/>
                    <pic:cNvPicPr>
                      <a:picLocks noChangeAspect="1" noChangeArrowheads="1"/>
                    </pic:cNvPicPr>
                  </pic:nvPicPr>
                  <pic:blipFill rotWithShape="1">
                    <a:blip r:embed="rId21">
                      <a:extLst>
                        <a:ext uri="{28A0092B-C50C-407E-A947-70E740481C1C}">
                          <a14:useLocalDpi xmlns:a14="http://schemas.microsoft.com/office/drawing/2010/main" val="0"/>
                        </a:ext>
                      </a:extLst>
                    </a:blip>
                    <a:srcRect t="4890" b="43657"/>
                    <a:stretch/>
                  </pic:blipFill>
                  <pic:spPr bwMode="auto">
                    <a:xfrm>
                      <a:off x="0" y="0"/>
                      <a:ext cx="6120000" cy="9364692"/>
                    </a:xfrm>
                    <a:prstGeom prst="rect">
                      <a:avLst/>
                    </a:prstGeom>
                    <a:noFill/>
                    <a:ln>
                      <a:noFill/>
                    </a:ln>
                    <a:extLst>
                      <a:ext uri="{53640926-AAD7-44D8-BBD7-CCE9431645EC}">
                        <a14:shadowObscured xmlns:a14="http://schemas.microsoft.com/office/drawing/2010/main"/>
                      </a:ext>
                    </a:extLst>
                  </pic:spPr>
                </pic:pic>
              </a:graphicData>
            </a:graphic>
          </wp:inline>
        </w:drawing>
      </w:r>
    </w:p>
    <w:p w14:paraId="582C3F59" w14:textId="77777777" w:rsidR="0040395A" w:rsidRPr="00763F78" w:rsidRDefault="0040395A" w:rsidP="0040395A">
      <w:r w:rsidRPr="00763F78">
        <w:t>Continued….</w:t>
      </w:r>
    </w:p>
    <w:p w14:paraId="3487157F" w14:textId="77777777" w:rsidR="0040395A" w:rsidRDefault="0040395A" w:rsidP="0040395A">
      <w:pPr>
        <w:ind w:firstLine="0"/>
        <w:rPr>
          <w:b/>
        </w:rPr>
      </w:pPr>
      <w:r>
        <w:rPr>
          <w:noProof/>
          <w:lang w:eastAsia="en-GB"/>
        </w:rPr>
        <w:lastRenderedPageBreak/>
        <w:drawing>
          <wp:inline distT="0" distB="0" distL="0" distR="0" wp14:anchorId="623FB4F0" wp14:editId="410D4FB4">
            <wp:extent cx="6119302" cy="7361233"/>
            <wp:effectExtent l="0" t="0" r="0" b="0"/>
            <wp:docPr id="9" name="Picture 9" descr="https://documents.lucid.app/documents/92f0a254-11cd-4f78-bdc7-97c7d3c72109/pages/0_0?a=2337&amp;x=25&amp;y=-964&amp;w=1209&amp;h=3597&amp;store=1&amp;accept=image%2F*&amp;auth=LCA%200d7e79482262f384bc887ba1068f8ce6c268f1ee-ts%3D160985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92f0a254-11cd-4f78-bdc7-97c7d3c72109/pages/0_0?a=2337&amp;x=25&amp;y=-964&amp;w=1209&amp;h=3597&amp;store=1&amp;accept=image%2F*&amp;auth=LCA%200d7e79482262f384bc887ba1068f8ce6c268f1ee-ts%3D1609857471"/>
                    <pic:cNvPicPr>
                      <a:picLocks noChangeAspect="1" noChangeArrowheads="1"/>
                    </pic:cNvPicPr>
                  </pic:nvPicPr>
                  <pic:blipFill rotWithShape="1">
                    <a:blip r:embed="rId21">
                      <a:extLst>
                        <a:ext uri="{28A0092B-C50C-407E-A947-70E740481C1C}">
                          <a14:useLocalDpi xmlns:a14="http://schemas.microsoft.com/office/drawing/2010/main" val="0"/>
                        </a:ext>
                      </a:extLst>
                    </a:blip>
                    <a:srcRect t="56423" b="3127"/>
                    <a:stretch/>
                  </pic:blipFill>
                  <pic:spPr bwMode="auto">
                    <a:xfrm>
                      <a:off x="0" y="0"/>
                      <a:ext cx="6120000" cy="7362072"/>
                    </a:xfrm>
                    <a:prstGeom prst="rect">
                      <a:avLst/>
                    </a:prstGeom>
                    <a:noFill/>
                    <a:ln>
                      <a:noFill/>
                    </a:ln>
                    <a:extLst>
                      <a:ext uri="{53640926-AAD7-44D8-BBD7-CCE9431645EC}">
                        <a14:shadowObscured xmlns:a14="http://schemas.microsoft.com/office/drawing/2010/main"/>
                      </a:ext>
                    </a:extLst>
                  </pic:spPr>
                </pic:pic>
              </a:graphicData>
            </a:graphic>
          </wp:inline>
        </w:drawing>
      </w:r>
    </w:p>
    <w:p w14:paraId="5164E908" w14:textId="497E3B2E" w:rsidR="0040395A" w:rsidRPr="00844AE5" w:rsidRDefault="0040395A" w:rsidP="0040395A">
      <w:pPr>
        <w:ind w:firstLine="0"/>
        <w:rPr>
          <w:b/>
        </w:rPr>
      </w:pPr>
    </w:p>
    <w:p w14:paraId="274CB1BF" w14:textId="77777777" w:rsidR="0040395A" w:rsidRDefault="0040395A" w:rsidP="0040395A">
      <w:pPr>
        <w:pStyle w:val="ListParagraph"/>
        <w:numPr>
          <w:ilvl w:val="0"/>
          <w:numId w:val="29"/>
        </w:numPr>
        <w:spacing w:after="0"/>
        <w:jc w:val="left"/>
      </w:pPr>
      <w:r>
        <w:t>Updating ALRI disease type following acquisition of primary pathogen</w:t>
      </w:r>
    </w:p>
    <w:p w14:paraId="444BBE0F" w14:textId="77777777" w:rsidR="0040395A" w:rsidRDefault="0040395A" w:rsidP="0040395A">
      <w:pPr>
        <w:pStyle w:val="ListParagraph"/>
        <w:ind w:firstLine="0"/>
      </w:pPr>
      <w:r>
        <w:t xml:space="preserve">Property name: </w:t>
      </w:r>
      <w:r w:rsidRPr="00E046E2">
        <w:rPr>
          <w:b/>
        </w:rPr>
        <w:t>ri_ALRI_disease_type</w:t>
      </w:r>
      <w:r>
        <w:t>, type: Categorical</w:t>
      </w:r>
    </w:p>
    <w:p w14:paraId="28C71ED7" w14:textId="77777777" w:rsidR="0040395A" w:rsidRDefault="0040395A" w:rsidP="0040395A">
      <w:r>
        <w:t>Upon acquisition of a primary pathogen causing ALRI, the disease type is updated to Viral Pneumonia, Bronchiolitis, Bacterial Pneumonia, and Fungal Pneumonia. If viral pathogen was acquired, dependent on the causal agent a certain proportion will cause Viral Pneumonia and the other proportion will cause Bronchiolitis.</w:t>
      </w:r>
      <w:r w:rsidRPr="00844AE5">
        <w:t xml:space="preserve"> </w:t>
      </w:r>
      <w:r>
        <w:t>A probability of a co-infection/secondary bacterial infection is applied for these two viral disease states and the disease type will then be Bacterial Pneumonia. If bacterial pathogen was acquired, the disease type is automatically set as Bacterial Pneumonia; same as for fungal pathogen which will update to Fungal Pneumonia.</w:t>
      </w:r>
    </w:p>
    <w:p w14:paraId="79F6EC54" w14:textId="77777777" w:rsidR="0040395A" w:rsidRDefault="0040395A" w:rsidP="0040395A">
      <w:pPr>
        <w:ind w:firstLine="0"/>
      </w:pPr>
      <w:r>
        <w:rPr>
          <w:noProof/>
          <w:lang w:eastAsia="en-GB"/>
        </w:rPr>
        <w:lastRenderedPageBreak/>
        <w:drawing>
          <wp:inline distT="0" distB="0" distL="0" distR="0" wp14:anchorId="36B7712D" wp14:editId="367D9B72">
            <wp:extent cx="6480000" cy="9490013"/>
            <wp:effectExtent l="0" t="0" r="0" b="0"/>
            <wp:docPr id="10" name="Picture 10" descr="https://documents.lucid.app/documents/92f0a254-11cd-4f78-bdc7-97c7d3c72109/pages/0_0?a=8221&amp;x=-476&amp;y=-2161&amp;w=1672&amp;h=2462&amp;store=1&amp;accept=image%2F*&amp;auth=LCA%2065e88aa8886a84bc08ba0884eebc5a01222ccfc0-ts%3D160992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app/documents/92f0a254-11cd-4f78-bdc7-97c7d3c72109/pages/0_0?a=8221&amp;x=-476&amp;y=-2161&amp;w=1672&amp;h=2462&amp;store=1&amp;accept=image%2F*&amp;auth=LCA%2065e88aa8886a84bc08ba0884eebc5a01222ccfc0-ts%3D1609924294"/>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6" t="4615" r="4363" b="4562"/>
                    <a:stretch/>
                  </pic:blipFill>
                  <pic:spPr bwMode="auto">
                    <a:xfrm>
                      <a:off x="0" y="0"/>
                      <a:ext cx="6480000" cy="9490013"/>
                    </a:xfrm>
                    <a:prstGeom prst="rect">
                      <a:avLst/>
                    </a:prstGeom>
                    <a:noFill/>
                    <a:ln>
                      <a:noFill/>
                    </a:ln>
                    <a:extLst>
                      <a:ext uri="{53640926-AAD7-44D8-BBD7-CCE9431645EC}">
                        <a14:shadowObscured xmlns:a14="http://schemas.microsoft.com/office/drawing/2010/main"/>
                      </a:ext>
                    </a:extLst>
                  </pic:spPr>
                </pic:pic>
              </a:graphicData>
            </a:graphic>
          </wp:inline>
        </w:drawing>
      </w:r>
    </w:p>
    <w:p w14:paraId="10D544A2" w14:textId="77777777" w:rsidR="0040395A" w:rsidRDefault="0040395A" w:rsidP="0040395A">
      <w:pPr>
        <w:ind w:firstLine="0"/>
      </w:pPr>
    </w:p>
    <w:p w14:paraId="60B6C6E7" w14:textId="77777777" w:rsidR="0040395A" w:rsidRDefault="0040395A" w:rsidP="0040395A">
      <w:pPr>
        <w:pStyle w:val="ListParagraph"/>
        <w:numPr>
          <w:ilvl w:val="0"/>
          <w:numId w:val="29"/>
        </w:numPr>
        <w:spacing w:after="0"/>
        <w:jc w:val="left"/>
      </w:pPr>
      <w:commentRangeStart w:id="81"/>
      <w:r>
        <w:lastRenderedPageBreak/>
        <w:t>When a co-infection /secondary bacterial infection is acquired</w:t>
      </w:r>
      <w:commentRangeEnd w:id="81"/>
      <w:r w:rsidR="000D59DE">
        <w:rPr>
          <w:rStyle w:val="CommentReference"/>
        </w:rPr>
        <w:commentReference w:id="81"/>
      </w:r>
      <w:r>
        <w:t>, the causal bacterial pathogen is updated</w:t>
      </w:r>
    </w:p>
    <w:p w14:paraId="5EF973C4" w14:textId="77777777" w:rsidR="0040395A" w:rsidRPr="00A90049" w:rsidRDefault="0040395A" w:rsidP="0040395A">
      <w:pPr>
        <w:pStyle w:val="ListParagraph"/>
        <w:ind w:firstLine="0"/>
      </w:pPr>
      <w:r>
        <w:t xml:space="preserve">Property name: </w:t>
      </w:r>
      <w:r w:rsidRPr="00E046E2">
        <w:rPr>
          <w:b/>
        </w:rPr>
        <w:t>ri_</w:t>
      </w:r>
      <w:r>
        <w:rPr>
          <w:b/>
        </w:rPr>
        <w:t>secondary_bacterial_pathogen</w:t>
      </w:r>
      <w:r>
        <w:t>, type: Categorical</w:t>
      </w:r>
    </w:p>
    <w:p w14:paraId="22DB1CF7" w14:textId="77777777" w:rsidR="0040395A" w:rsidRDefault="0040395A" w:rsidP="0040395A">
      <w:pPr>
        <w:ind w:firstLine="0"/>
      </w:pPr>
      <w:r>
        <w:rPr>
          <w:noProof/>
          <w:lang w:eastAsia="en-GB"/>
        </w:rPr>
        <w:drawing>
          <wp:inline distT="0" distB="0" distL="0" distR="0" wp14:anchorId="0BC144ED" wp14:editId="107DE9C7">
            <wp:extent cx="6644459" cy="4080076"/>
            <wp:effectExtent l="0" t="0" r="4445" b="0"/>
            <wp:docPr id="5" name="Picture 5" descr="https://documents.lucid.app/documents/92f0a254-11cd-4f78-bdc7-97c7d3c72109/pages/0_0?a=3778&amp;x=1562&amp;y=-1717&amp;w=1276&amp;h=896&amp;store=1&amp;accept=image%2F*&amp;auth=LCA%206f6fa02008b074a82acbb02b483765e5c77ceb2c-ts%3D160987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f0a254-11cd-4f78-bdc7-97c7d3c72109/pages/0_0?a=3778&amp;x=1562&amp;y=-1717&amp;w=1276&amp;h=896&amp;store=1&amp;accept=image%2F*&amp;auth=LCA%206f6fa02008b074a82acbb02b483765e5c77ceb2c-ts%3D1609870283"/>
                    <pic:cNvPicPr>
                      <a:picLocks noChangeAspect="1" noChangeArrowheads="1"/>
                    </pic:cNvPicPr>
                  </pic:nvPicPr>
                  <pic:blipFill rotWithShape="1">
                    <a:blip r:embed="rId23">
                      <a:extLst>
                        <a:ext uri="{28A0092B-C50C-407E-A947-70E740481C1C}">
                          <a14:useLocalDpi xmlns:a14="http://schemas.microsoft.com/office/drawing/2010/main" val="0"/>
                        </a:ext>
                      </a:extLst>
                    </a:blip>
                    <a:srcRect t="5581" b="6978"/>
                    <a:stretch/>
                  </pic:blipFill>
                  <pic:spPr bwMode="auto">
                    <a:xfrm>
                      <a:off x="0" y="0"/>
                      <a:ext cx="6645910" cy="4080967"/>
                    </a:xfrm>
                    <a:prstGeom prst="rect">
                      <a:avLst/>
                    </a:prstGeom>
                    <a:noFill/>
                    <a:ln>
                      <a:noFill/>
                    </a:ln>
                    <a:extLst>
                      <a:ext uri="{53640926-AAD7-44D8-BBD7-CCE9431645EC}">
                        <a14:shadowObscured xmlns:a14="http://schemas.microsoft.com/office/drawing/2010/main"/>
                      </a:ext>
                    </a:extLst>
                  </pic:spPr>
                </pic:pic>
              </a:graphicData>
            </a:graphic>
          </wp:inline>
        </w:drawing>
      </w:r>
    </w:p>
    <w:p w14:paraId="11329D09" w14:textId="6FDBD5C9" w:rsidR="0040395A" w:rsidRDefault="0040395A" w:rsidP="0040395A">
      <w:pPr>
        <w:spacing w:after="160" w:line="259" w:lineRule="auto"/>
        <w:ind w:firstLine="0"/>
        <w:contextualSpacing w:val="0"/>
        <w:jc w:val="left"/>
        <w:rPr>
          <w:rFonts w:eastAsiaTheme="majorEastAsia" w:cstheme="majorBidi"/>
          <w:b/>
          <w:color w:val="2F5496" w:themeColor="accent5" w:themeShade="BF"/>
          <w:sz w:val="28"/>
          <w:szCs w:val="32"/>
        </w:rPr>
      </w:pPr>
      <w:r>
        <w:t xml:space="preserve">For individuals who do not have an ALRI infection, the category for ri_secondary_bacterial_pathogen is ‘not_applicable’, as it is at T0. </w:t>
      </w:r>
      <w:commentRangeStart w:id="82"/>
      <w:r>
        <w:t>Following a ALRI status as ‘True’</w:t>
      </w:r>
      <w:commentRangeEnd w:id="82"/>
      <w:r w:rsidR="00A50CB3">
        <w:rPr>
          <w:rStyle w:val="CommentReference"/>
        </w:rPr>
        <w:commentReference w:id="82"/>
      </w:r>
      <w:r>
        <w:t>, the property updating on secondary bacterial pathogens is set to ‘none’.</w:t>
      </w:r>
      <w:r>
        <w:rPr>
          <w:rFonts w:eastAsiaTheme="majorEastAsia" w:cstheme="majorBidi"/>
          <w:b/>
          <w:color w:val="2F5496" w:themeColor="accent5" w:themeShade="BF"/>
          <w:sz w:val="28"/>
          <w:szCs w:val="32"/>
        </w:rPr>
        <w:br w:type="page"/>
      </w:r>
    </w:p>
    <w:p w14:paraId="7F403065" w14:textId="77777777" w:rsidR="0040395A" w:rsidRDefault="0040395A" w:rsidP="0040395A">
      <w:pPr>
        <w:pStyle w:val="ListParagraph"/>
        <w:numPr>
          <w:ilvl w:val="0"/>
          <w:numId w:val="30"/>
        </w:numPr>
        <w:spacing w:after="0"/>
        <w:jc w:val="left"/>
        <w:sectPr w:rsidR="0040395A" w:rsidSect="007A3E4A">
          <w:pgSz w:w="11906" w:h="16838"/>
          <w:pgMar w:top="720" w:right="720" w:bottom="720" w:left="720" w:header="709" w:footer="709" w:gutter="0"/>
          <w:cols w:space="708"/>
          <w:docGrid w:linePitch="360"/>
        </w:sectPr>
      </w:pPr>
    </w:p>
    <w:p w14:paraId="76E1C64A" w14:textId="7AB4A58E" w:rsidR="0040395A" w:rsidRDefault="0040395A" w:rsidP="0040395A">
      <w:pPr>
        <w:pStyle w:val="ListParagraph"/>
        <w:numPr>
          <w:ilvl w:val="0"/>
          <w:numId w:val="31"/>
        </w:numPr>
        <w:spacing w:after="0"/>
        <w:jc w:val="left"/>
      </w:pPr>
      <w:r>
        <w:lastRenderedPageBreak/>
        <w:t>Updating ALRI complications</w:t>
      </w:r>
    </w:p>
    <w:p w14:paraId="4E80F174" w14:textId="77777777" w:rsidR="0040395A" w:rsidRDefault="0040395A" w:rsidP="0040395A">
      <w:pPr>
        <w:pStyle w:val="ListParagraph"/>
        <w:ind w:firstLine="0"/>
      </w:pPr>
      <w:r>
        <w:t xml:space="preserve">Property name: </w:t>
      </w:r>
      <w:r w:rsidRPr="00E046E2">
        <w:rPr>
          <w:b/>
        </w:rPr>
        <w:t>ri_ALRI_</w:t>
      </w:r>
      <w:r>
        <w:rPr>
          <w:b/>
        </w:rPr>
        <w:t>complications</w:t>
      </w:r>
      <w:r>
        <w:t>. Type: List</w:t>
      </w:r>
    </w:p>
    <w:p w14:paraId="173F49AB" w14:textId="7A1A3846" w:rsidR="0040395A" w:rsidRDefault="0040395A" w:rsidP="0040395A">
      <w:r>
        <w:t xml:space="preserve">Individuals can have one or multiple complications. At initiation, with no ALRI infections, the ri_ALRI_complications is set as ‘not_applicable’, once the ALRI status is ‘True’, the value is set to ‘none’. Then, based on probability of each disease type developing each complication and progression, the list is </w:t>
      </w:r>
      <w:commentRangeStart w:id="83"/>
      <w:r>
        <w:t>updated</w:t>
      </w:r>
      <w:commentRangeEnd w:id="83"/>
      <w:r w:rsidR="00671C9A">
        <w:rPr>
          <w:rStyle w:val="CommentReference"/>
        </w:rPr>
        <w:commentReference w:id="83"/>
      </w:r>
      <w:r>
        <w:t>.</w:t>
      </w:r>
    </w:p>
    <w:p w14:paraId="5AEDBFFA" w14:textId="77777777" w:rsidR="0040395A" w:rsidRDefault="0040395A" w:rsidP="0040395A"/>
    <w:p w14:paraId="71F9D9CB" w14:textId="77777777" w:rsidR="0040395A" w:rsidRDefault="0040395A" w:rsidP="0040395A">
      <w:pPr>
        <w:ind w:firstLine="0"/>
      </w:pPr>
      <w:r>
        <w:rPr>
          <w:noProof/>
          <w:lang w:eastAsia="en-GB"/>
        </w:rPr>
        <w:drawing>
          <wp:inline distT="0" distB="0" distL="0" distR="0" wp14:anchorId="19253530" wp14:editId="43763067">
            <wp:extent cx="9540000" cy="3864382"/>
            <wp:effectExtent l="0" t="0" r="4445" b="3175"/>
            <wp:docPr id="11" name="Picture 11" descr="https://documents.lucid.app/documents/92f0a254-11cd-4f78-bdc7-97c7d3c72109/pages/0_0?a=3740&amp;x=1221&amp;y=800&amp;w=2113&amp;h=877&amp;store=1&amp;accept=image%2F*&amp;auth=LCA%20e0817db18585112dcad87bd6d02ae98f110563c0-ts%3D160985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2f0a254-11cd-4f78-bdc7-97c7d3c72109/pages/0_0?a=3740&amp;x=1221&amp;y=800&amp;w=2113&amp;h=877&amp;store=1&amp;accept=image%2F*&amp;auth=LCA%20e0817db18585112dcad87bd6d02ae98f110563c0-ts%3D1609857471"/>
                    <pic:cNvPicPr>
                      <a:picLocks noChangeAspect="1" noChangeArrowheads="1"/>
                    </pic:cNvPicPr>
                  </pic:nvPicPr>
                  <pic:blipFill rotWithShape="1">
                    <a:blip r:embed="rId24">
                      <a:extLst>
                        <a:ext uri="{28A0092B-C50C-407E-A947-70E740481C1C}">
                          <a14:useLocalDpi xmlns:a14="http://schemas.microsoft.com/office/drawing/2010/main" val="0"/>
                        </a:ext>
                      </a:extLst>
                    </a:blip>
                    <a:srcRect l="4145" t="5703" r="4802" b="5475"/>
                    <a:stretch/>
                  </pic:blipFill>
                  <pic:spPr bwMode="auto">
                    <a:xfrm>
                      <a:off x="0" y="0"/>
                      <a:ext cx="9540000" cy="3864382"/>
                    </a:xfrm>
                    <a:prstGeom prst="rect">
                      <a:avLst/>
                    </a:prstGeom>
                    <a:noFill/>
                    <a:ln>
                      <a:noFill/>
                    </a:ln>
                    <a:extLst>
                      <a:ext uri="{53640926-AAD7-44D8-BBD7-CCE9431645EC}">
                        <a14:shadowObscured xmlns:a14="http://schemas.microsoft.com/office/drawing/2010/main"/>
                      </a:ext>
                    </a:extLst>
                  </pic:spPr>
                </pic:pic>
              </a:graphicData>
            </a:graphic>
          </wp:inline>
        </w:drawing>
      </w:r>
    </w:p>
    <w:p w14:paraId="5FA5773B" w14:textId="69DBEBF8" w:rsidR="0040395A" w:rsidRDefault="0040395A">
      <w:pPr>
        <w:spacing w:after="160" w:line="259" w:lineRule="auto"/>
        <w:ind w:firstLine="0"/>
        <w:contextualSpacing w:val="0"/>
        <w:jc w:val="left"/>
        <w:rPr>
          <w:rFonts w:eastAsiaTheme="majorEastAsia" w:cstheme="majorBidi"/>
          <w:b/>
          <w:color w:val="2F5496" w:themeColor="accent5" w:themeShade="BF"/>
          <w:sz w:val="28"/>
          <w:szCs w:val="32"/>
        </w:rPr>
      </w:pPr>
      <w:r>
        <w:rPr>
          <w:rFonts w:eastAsiaTheme="majorEastAsia" w:cstheme="majorBidi"/>
          <w:b/>
          <w:color w:val="2F5496" w:themeColor="accent5" w:themeShade="BF"/>
          <w:sz w:val="28"/>
          <w:szCs w:val="32"/>
        </w:rPr>
        <w:br w:type="page"/>
      </w:r>
    </w:p>
    <w:p w14:paraId="3B18D1AB" w14:textId="77777777" w:rsidR="0040395A" w:rsidRDefault="0040395A" w:rsidP="009521F1">
      <w:pPr>
        <w:pStyle w:val="Heading1"/>
        <w:sectPr w:rsidR="0040395A" w:rsidSect="0040395A">
          <w:pgSz w:w="16838" w:h="11906" w:orient="landscape"/>
          <w:pgMar w:top="720" w:right="720" w:bottom="720" w:left="720" w:header="709" w:footer="709" w:gutter="0"/>
          <w:cols w:space="708"/>
          <w:docGrid w:linePitch="360"/>
        </w:sectPr>
      </w:pPr>
    </w:p>
    <w:p w14:paraId="679839AE" w14:textId="5C8D7D9D" w:rsidR="00E42E1E" w:rsidRDefault="006570BE" w:rsidP="009521F1">
      <w:pPr>
        <w:pStyle w:val="Heading1"/>
      </w:pPr>
      <w:bookmarkStart w:id="84" w:name="_Toc64288826"/>
      <w:r>
        <w:lastRenderedPageBreak/>
        <w:t>References</w:t>
      </w:r>
      <w:bookmarkEnd w:id="84"/>
    </w:p>
    <w:p w14:paraId="052C4D0E" w14:textId="2AA6D229" w:rsidR="008C02B1" w:rsidRPr="008C02B1" w:rsidRDefault="00E42E1E" w:rsidP="008C02B1">
      <w:pPr>
        <w:widowControl w:val="0"/>
        <w:autoSpaceDE w:val="0"/>
        <w:autoSpaceDN w:val="0"/>
        <w:adjustRightInd w:val="0"/>
        <w:spacing w:line="240" w:lineRule="auto"/>
        <w:ind w:left="640" w:hanging="640"/>
        <w:rPr>
          <w:rFonts w:cs="Arial"/>
          <w:noProof/>
          <w:sz w:val="20"/>
          <w:szCs w:val="24"/>
        </w:rPr>
      </w:pPr>
      <w:r w:rsidRPr="003A2C44">
        <w:rPr>
          <w:rFonts w:cs="Arial"/>
          <w:sz w:val="19"/>
          <w:szCs w:val="19"/>
        </w:rPr>
        <w:fldChar w:fldCharType="begin" w:fldLock="1"/>
      </w:r>
      <w:r w:rsidRPr="003A2C44">
        <w:rPr>
          <w:rFonts w:cs="Arial"/>
          <w:sz w:val="19"/>
          <w:szCs w:val="19"/>
        </w:rPr>
        <w:instrText xml:space="preserve">ADDIN Mendeley Bibliography CSL_BIBLIOGRAPHY </w:instrText>
      </w:r>
      <w:r w:rsidRPr="003A2C44">
        <w:rPr>
          <w:rFonts w:cs="Arial"/>
          <w:sz w:val="19"/>
          <w:szCs w:val="19"/>
        </w:rPr>
        <w:fldChar w:fldCharType="separate"/>
      </w:r>
      <w:r w:rsidR="008C02B1" w:rsidRPr="008C02B1">
        <w:rPr>
          <w:rFonts w:cs="Arial"/>
          <w:noProof/>
          <w:sz w:val="20"/>
          <w:szCs w:val="24"/>
        </w:rPr>
        <w:t>1.</w:t>
      </w:r>
      <w:r w:rsidR="008C02B1" w:rsidRPr="008C02B1">
        <w:rPr>
          <w:rFonts w:cs="Arial"/>
          <w:noProof/>
          <w:sz w:val="20"/>
          <w:szCs w:val="24"/>
        </w:rPr>
        <w:tab/>
        <w:t xml:space="preserve">Liu, L. </w:t>
      </w:r>
      <w:r w:rsidR="008C02B1" w:rsidRPr="008C02B1">
        <w:rPr>
          <w:rFonts w:cs="Arial"/>
          <w:i/>
          <w:iCs/>
          <w:noProof/>
          <w:sz w:val="20"/>
          <w:szCs w:val="24"/>
        </w:rPr>
        <w:t>et al.</w:t>
      </w:r>
      <w:r w:rsidR="008C02B1" w:rsidRPr="008C02B1">
        <w:rPr>
          <w:rFonts w:cs="Arial"/>
          <w:noProof/>
          <w:sz w:val="20"/>
          <w:szCs w:val="24"/>
        </w:rPr>
        <w:t xml:space="preserve"> Global, regional, and national causes of under-5 mortality in 2000–15: an updated systematic analysis with implications for the Sustainable Development Goals. </w:t>
      </w:r>
      <w:r w:rsidR="008C02B1" w:rsidRPr="008C02B1">
        <w:rPr>
          <w:rFonts w:cs="Arial"/>
          <w:i/>
          <w:iCs/>
          <w:noProof/>
          <w:sz w:val="20"/>
          <w:szCs w:val="24"/>
        </w:rPr>
        <w:t>Lancet</w:t>
      </w:r>
      <w:r w:rsidR="008C02B1" w:rsidRPr="008C02B1">
        <w:rPr>
          <w:rFonts w:cs="Arial"/>
          <w:noProof/>
          <w:sz w:val="20"/>
          <w:szCs w:val="24"/>
        </w:rPr>
        <w:t xml:space="preserve"> </w:t>
      </w:r>
      <w:r w:rsidR="008C02B1" w:rsidRPr="008C02B1">
        <w:rPr>
          <w:rFonts w:cs="Arial"/>
          <w:b/>
          <w:bCs/>
          <w:noProof/>
          <w:sz w:val="20"/>
          <w:szCs w:val="24"/>
        </w:rPr>
        <w:t>388</w:t>
      </w:r>
      <w:r w:rsidR="008C02B1" w:rsidRPr="008C02B1">
        <w:rPr>
          <w:rFonts w:cs="Arial"/>
          <w:noProof/>
          <w:sz w:val="20"/>
          <w:szCs w:val="24"/>
        </w:rPr>
        <w:t>, 3027–3035 (2016).</w:t>
      </w:r>
    </w:p>
    <w:p w14:paraId="0F94D81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w:t>
      </w:r>
      <w:r w:rsidRPr="008C02B1">
        <w:rPr>
          <w:rFonts w:cs="Arial"/>
          <w:noProof/>
          <w:sz w:val="20"/>
          <w:szCs w:val="24"/>
        </w:rPr>
        <w:tab/>
        <w:t xml:space="preserve">Wardlaw, T., Johansson, E. W. &amp; Hodge, M. </w:t>
      </w:r>
      <w:r w:rsidRPr="008C02B1">
        <w:rPr>
          <w:rFonts w:cs="Arial"/>
          <w:i/>
          <w:iCs/>
          <w:noProof/>
          <w:sz w:val="20"/>
          <w:szCs w:val="24"/>
        </w:rPr>
        <w:t>PNEUMONIA THE FORGOTTEN KILLER OF CHILDREN</w:t>
      </w:r>
      <w:r w:rsidRPr="008C02B1">
        <w:rPr>
          <w:rFonts w:cs="Arial"/>
          <w:noProof/>
          <w:sz w:val="20"/>
          <w:szCs w:val="24"/>
        </w:rPr>
        <w:t>. (2006).</w:t>
      </w:r>
    </w:p>
    <w:p w14:paraId="5C31F70A"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w:t>
      </w:r>
      <w:r w:rsidRPr="008C02B1">
        <w:rPr>
          <w:rFonts w:cs="Arial"/>
          <w:noProof/>
          <w:sz w:val="20"/>
          <w:szCs w:val="24"/>
        </w:rPr>
        <w:tab/>
        <w:t xml:space="preserve">Braunwald, E. </w:t>
      </w:r>
      <w:r w:rsidRPr="008C02B1">
        <w:rPr>
          <w:rFonts w:cs="Arial"/>
          <w:i/>
          <w:iCs/>
          <w:noProof/>
          <w:sz w:val="20"/>
          <w:szCs w:val="24"/>
        </w:rPr>
        <w:t>et al.</w:t>
      </w:r>
      <w:r w:rsidRPr="008C02B1">
        <w:rPr>
          <w:rFonts w:cs="Arial"/>
          <w:noProof/>
          <w:sz w:val="20"/>
          <w:szCs w:val="24"/>
        </w:rPr>
        <w:t xml:space="preserve"> </w:t>
      </w:r>
      <w:r w:rsidRPr="008C02B1">
        <w:rPr>
          <w:rFonts w:cs="Arial"/>
          <w:i/>
          <w:iCs/>
          <w:noProof/>
          <w:sz w:val="20"/>
          <w:szCs w:val="24"/>
        </w:rPr>
        <w:t>Harrison’s principles of internal medicine</w:t>
      </w:r>
      <w:r w:rsidRPr="008C02B1">
        <w:rPr>
          <w:rFonts w:cs="Arial"/>
          <w:noProof/>
          <w:sz w:val="20"/>
          <w:szCs w:val="24"/>
        </w:rPr>
        <w:t>. (McGraw Hill, 2001).</w:t>
      </w:r>
    </w:p>
    <w:p w14:paraId="03DF25EF"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w:t>
      </w:r>
      <w:r w:rsidRPr="008C02B1">
        <w:rPr>
          <w:rFonts w:cs="Arial"/>
          <w:noProof/>
          <w:sz w:val="20"/>
          <w:szCs w:val="24"/>
        </w:rPr>
        <w:tab/>
        <w:t xml:space="preserve">Mackenzie, G. The definition and classification of pneumonia. </w:t>
      </w:r>
      <w:r w:rsidRPr="008C02B1">
        <w:rPr>
          <w:rFonts w:cs="Arial"/>
          <w:i/>
          <w:iCs/>
          <w:noProof/>
          <w:sz w:val="20"/>
          <w:szCs w:val="24"/>
        </w:rPr>
        <w:t>Pneumonia</w:t>
      </w:r>
      <w:r w:rsidRPr="008C02B1">
        <w:rPr>
          <w:rFonts w:cs="Arial"/>
          <w:noProof/>
          <w:sz w:val="20"/>
          <w:szCs w:val="24"/>
        </w:rPr>
        <w:t xml:space="preserve"> </w:t>
      </w:r>
      <w:r w:rsidRPr="008C02B1">
        <w:rPr>
          <w:rFonts w:cs="Arial"/>
          <w:b/>
          <w:bCs/>
          <w:noProof/>
          <w:sz w:val="20"/>
          <w:szCs w:val="24"/>
        </w:rPr>
        <w:t>8</w:t>
      </w:r>
      <w:r w:rsidRPr="008C02B1">
        <w:rPr>
          <w:rFonts w:cs="Arial"/>
          <w:noProof/>
          <w:sz w:val="20"/>
          <w:szCs w:val="24"/>
        </w:rPr>
        <w:t>, 14 (2016).</w:t>
      </w:r>
    </w:p>
    <w:p w14:paraId="22BEF980"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5.</w:t>
      </w:r>
      <w:r w:rsidRPr="008C02B1">
        <w:rPr>
          <w:rFonts w:cs="Arial"/>
          <w:noProof/>
          <w:sz w:val="20"/>
          <w:szCs w:val="24"/>
        </w:rPr>
        <w:tab/>
        <w:t xml:space="preserve">Feikin, D. R. </w:t>
      </w:r>
      <w:r w:rsidRPr="008C02B1">
        <w:rPr>
          <w:rFonts w:cs="Arial"/>
          <w:i/>
          <w:iCs/>
          <w:noProof/>
          <w:sz w:val="20"/>
          <w:szCs w:val="24"/>
        </w:rPr>
        <w:t>et al.</w:t>
      </w:r>
      <w:r w:rsidRPr="008C02B1">
        <w:rPr>
          <w:rFonts w:cs="Arial"/>
          <w:noProof/>
          <w:sz w:val="20"/>
          <w:szCs w:val="24"/>
        </w:rPr>
        <w:t xml:space="preserve"> The Enduring Challenge of Determining Pneumonia Etiology in Children: Considerations for Future Research Priorities. </w:t>
      </w:r>
      <w:r w:rsidRPr="008C02B1">
        <w:rPr>
          <w:rFonts w:cs="Arial"/>
          <w:i/>
          <w:iCs/>
          <w:noProof/>
          <w:sz w:val="20"/>
          <w:szCs w:val="24"/>
        </w:rPr>
        <w:t>Clin. Infect. Dis.</w:t>
      </w:r>
      <w:r w:rsidRPr="008C02B1">
        <w:rPr>
          <w:rFonts w:cs="Arial"/>
          <w:noProof/>
          <w:sz w:val="20"/>
          <w:szCs w:val="24"/>
        </w:rPr>
        <w:t xml:space="preserve"> (2017). doi:10.1093/cid/cix143</w:t>
      </w:r>
    </w:p>
    <w:p w14:paraId="13765568"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6.</w:t>
      </w:r>
      <w:r w:rsidRPr="008C02B1">
        <w:rPr>
          <w:rFonts w:cs="Arial"/>
          <w:noProof/>
          <w:sz w:val="20"/>
          <w:szCs w:val="24"/>
        </w:rPr>
        <w:tab/>
        <w:t xml:space="preserve">Berti, E., Galli, L., De Martino, M. &amp; Chiappini, E. International guidelines on tackling community-acquired pneumonia show major discrepancies between developed and developing countries. </w:t>
      </w:r>
      <w:r w:rsidRPr="008C02B1">
        <w:rPr>
          <w:rFonts w:cs="Arial"/>
          <w:i/>
          <w:iCs/>
          <w:noProof/>
          <w:sz w:val="20"/>
          <w:szCs w:val="24"/>
        </w:rPr>
        <w:t>Acta Paediatr. Int. J. Paediatr.</w:t>
      </w:r>
      <w:r w:rsidRPr="008C02B1">
        <w:rPr>
          <w:rFonts w:cs="Arial"/>
          <w:noProof/>
          <w:sz w:val="20"/>
          <w:szCs w:val="24"/>
        </w:rPr>
        <w:t xml:space="preserve"> </w:t>
      </w:r>
      <w:r w:rsidRPr="008C02B1">
        <w:rPr>
          <w:rFonts w:cs="Arial"/>
          <w:b/>
          <w:bCs/>
          <w:noProof/>
          <w:sz w:val="20"/>
          <w:szCs w:val="24"/>
        </w:rPr>
        <w:t>102</w:t>
      </w:r>
      <w:r w:rsidRPr="008C02B1">
        <w:rPr>
          <w:rFonts w:cs="Arial"/>
          <w:noProof/>
          <w:sz w:val="20"/>
          <w:szCs w:val="24"/>
        </w:rPr>
        <w:t>, 4–16 (2013).</w:t>
      </w:r>
    </w:p>
    <w:p w14:paraId="3DB72935"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7.</w:t>
      </w:r>
      <w:r w:rsidRPr="008C02B1">
        <w:rPr>
          <w:rFonts w:cs="Arial"/>
          <w:noProof/>
          <w:sz w:val="20"/>
          <w:szCs w:val="24"/>
        </w:rPr>
        <w:tab/>
        <w:t xml:space="preserve">Rylance, J. &amp; Waitt, P. Pneumonia severity scores in resource poor settings. </w:t>
      </w:r>
      <w:r w:rsidRPr="008C02B1">
        <w:rPr>
          <w:rFonts w:cs="Arial"/>
          <w:i/>
          <w:iCs/>
          <w:noProof/>
          <w:sz w:val="20"/>
          <w:szCs w:val="24"/>
        </w:rPr>
        <w:t>Pneumonia</w:t>
      </w:r>
      <w:r w:rsidRPr="008C02B1">
        <w:rPr>
          <w:rFonts w:cs="Arial"/>
          <w:noProof/>
          <w:sz w:val="20"/>
          <w:szCs w:val="24"/>
        </w:rPr>
        <w:t xml:space="preserve"> </w:t>
      </w:r>
      <w:r w:rsidRPr="008C02B1">
        <w:rPr>
          <w:rFonts w:cs="Arial"/>
          <w:b/>
          <w:bCs/>
          <w:noProof/>
          <w:sz w:val="20"/>
          <w:szCs w:val="24"/>
        </w:rPr>
        <w:t>5</w:t>
      </w:r>
      <w:r w:rsidRPr="008C02B1">
        <w:rPr>
          <w:rFonts w:cs="Arial"/>
          <w:noProof/>
          <w:sz w:val="20"/>
          <w:szCs w:val="24"/>
        </w:rPr>
        <w:t>, 30–37 (2014).</w:t>
      </w:r>
    </w:p>
    <w:p w14:paraId="36B4B97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8.</w:t>
      </w:r>
      <w:r w:rsidRPr="008C02B1">
        <w:rPr>
          <w:rFonts w:cs="Arial"/>
          <w:noProof/>
          <w:sz w:val="20"/>
          <w:szCs w:val="24"/>
        </w:rPr>
        <w:tab/>
        <w:t xml:space="preserve">Rudan, I., Tomaskovic, L., Boschi-Pinto, C. &amp; Campbell, H. Global estimate of the incidence of clinical pneumonia among children under five years of age. </w:t>
      </w:r>
      <w:r w:rsidRPr="008C02B1">
        <w:rPr>
          <w:rFonts w:cs="Arial"/>
          <w:i/>
          <w:iCs/>
          <w:noProof/>
          <w:sz w:val="20"/>
          <w:szCs w:val="24"/>
        </w:rPr>
        <w:t>Bull. World Health Organ.</w:t>
      </w:r>
      <w:r w:rsidRPr="008C02B1">
        <w:rPr>
          <w:rFonts w:cs="Arial"/>
          <w:noProof/>
          <w:sz w:val="20"/>
          <w:szCs w:val="24"/>
        </w:rPr>
        <w:t xml:space="preserve"> </w:t>
      </w:r>
      <w:r w:rsidRPr="008C02B1">
        <w:rPr>
          <w:rFonts w:cs="Arial"/>
          <w:b/>
          <w:bCs/>
          <w:noProof/>
          <w:sz w:val="20"/>
          <w:szCs w:val="24"/>
        </w:rPr>
        <w:t>82</w:t>
      </w:r>
      <w:r w:rsidRPr="008C02B1">
        <w:rPr>
          <w:rFonts w:cs="Arial"/>
          <w:noProof/>
          <w:sz w:val="20"/>
          <w:szCs w:val="24"/>
        </w:rPr>
        <w:t>, 895–903 (2004).</w:t>
      </w:r>
    </w:p>
    <w:p w14:paraId="4E3BAA39"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9.</w:t>
      </w:r>
      <w:r w:rsidRPr="008C02B1">
        <w:rPr>
          <w:rFonts w:cs="Arial"/>
          <w:noProof/>
          <w:sz w:val="20"/>
          <w:szCs w:val="24"/>
        </w:rPr>
        <w:tab/>
        <w:t xml:space="preserve">Duke, T. What the PERCH study means for future pneumonia strategies. </w:t>
      </w:r>
      <w:r w:rsidRPr="008C02B1">
        <w:rPr>
          <w:rFonts w:cs="Arial"/>
          <w:i/>
          <w:iCs/>
          <w:noProof/>
          <w:sz w:val="20"/>
          <w:szCs w:val="24"/>
        </w:rPr>
        <w:t>The Lancet</w:t>
      </w:r>
      <w:r w:rsidRPr="008C02B1">
        <w:rPr>
          <w:rFonts w:cs="Arial"/>
          <w:noProof/>
          <w:sz w:val="20"/>
          <w:szCs w:val="24"/>
        </w:rPr>
        <w:t xml:space="preserve"> </w:t>
      </w:r>
      <w:r w:rsidRPr="008C02B1">
        <w:rPr>
          <w:rFonts w:cs="Arial"/>
          <w:b/>
          <w:bCs/>
          <w:noProof/>
          <w:sz w:val="20"/>
          <w:szCs w:val="24"/>
        </w:rPr>
        <w:t>394</w:t>
      </w:r>
      <w:r w:rsidRPr="008C02B1">
        <w:rPr>
          <w:rFonts w:cs="Arial"/>
          <w:noProof/>
          <w:sz w:val="20"/>
          <w:szCs w:val="24"/>
        </w:rPr>
        <w:t>, 714–716 (2019).</w:t>
      </w:r>
    </w:p>
    <w:p w14:paraId="61FE3C0C"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10.</w:t>
      </w:r>
      <w:r w:rsidRPr="008C02B1">
        <w:rPr>
          <w:rFonts w:cs="Arial"/>
          <w:noProof/>
          <w:sz w:val="20"/>
          <w:szCs w:val="24"/>
        </w:rPr>
        <w:tab/>
        <w:t xml:space="preserve">O, K. L. </w:t>
      </w:r>
      <w:r w:rsidRPr="008C02B1">
        <w:rPr>
          <w:rFonts w:cs="Arial"/>
          <w:i/>
          <w:iCs/>
          <w:noProof/>
          <w:sz w:val="20"/>
          <w:szCs w:val="24"/>
        </w:rPr>
        <w:t>et al.</w:t>
      </w:r>
      <w:r w:rsidRPr="008C02B1">
        <w:rPr>
          <w:rFonts w:cs="Arial"/>
          <w:noProof/>
          <w:sz w:val="20"/>
          <w:szCs w:val="24"/>
        </w:rPr>
        <w:t xml:space="preserve"> Articles Causes of severe pneumonia requiring hospital admission in children without HIV infection from Africa and Asia: the PERCH multi-country case-control study. (2019). doi:10.1016/S0140-6736(19)30721-4</w:t>
      </w:r>
    </w:p>
    <w:p w14:paraId="71529569"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11.</w:t>
      </w:r>
      <w:r w:rsidRPr="008C02B1">
        <w:rPr>
          <w:rFonts w:cs="Arial"/>
          <w:noProof/>
          <w:sz w:val="20"/>
          <w:szCs w:val="24"/>
        </w:rPr>
        <w:tab/>
        <w:t xml:space="preserve">Walker, C. L. F. </w:t>
      </w:r>
      <w:r w:rsidRPr="008C02B1">
        <w:rPr>
          <w:rFonts w:cs="Arial"/>
          <w:i/>
          <w:iCs/>
          <w:noProof/>
          <w:sz w:val="20"/>
          <w:szCs w:val="24"/>
        </w:rPr>
        <w:t>et al.</w:t>
      </w:r>
      <w:r w:rsidRPr="008C02B1">
        <w:rPr>
          <w:rFonts w:cs="Arial"/>
          <w:noProof/>
          <w:sz w:val="20"/>
          <w:szCs w:val="24"/>
        </w:rPr>
        <w:t xml:space="preserve"> Global burden of childhood pneumonia and diarrhoea. </w:t>
      </w:r>
      <w:r w:rsidRPr="008C02B1">
        <w:rPr>
          <w:rFonts w:cs="Arial"/>
          <w:i/>
          <w:iCs/>
          <w:noProof/>
          <w:sz w:val="20"/>
          <w:szCs w:val="24"/>
        </w:rPr>
        <w:t>Lancet (London, England)</w:t>
      </w:r>
      <w:r w:rsidRPr="008C02B1">
        <w:rPr>
          <w:rFonts w:cs="Arial"/>
          <w:noProof/>
          <w:sz w:val="20"/>
          <w:szCs w:val="24"/>
        </w:rPr>
        <w:t xml:space="preserve"> </w:t>
      </w:r>
      <w:r w:rsidRPr="008C02B1">
        <w:rPr>
          <w:rFonts w:cs="Arial"/>
          <w:b/>
          <w:bCs/>
          <w:noProof/>
          <w:sz w:val="20"/>
          <w:szCs w:val="24"/>
        </w:rPr>
        <w:t>381</w:t>
      </w:r>
      <w:r w:rsidRPr="008C02B1">
        <w:rPr>
          <w:rFonts w:cs="Arial"/>
          <w:noProof/>
          <w:sz w:val="20"/>
          <w:szCs w:val="24"/>
        </w:rPr>
        <w:t>, 1405–1416 (2013).</w:t>
      </w:r>
    </w:p>
    <w:p w14:paraId="083AE36B"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12.</w:t>
      </w:r>
      <w:r w:rsidRPr="008C02B1">
        <w:rPr>
          <w:rFonts w:cs="Arial"/>
          <w:noProof/>
          <w:sz w:val="20"/>
          <w:szCs w:val="24"/>
        </w:rPr>
        <w:tab/>
        <w:t xml:space="preserve">Jackson, S. </w:t>
      </w:r>
      <w:r w:rsidRPr="008C02B1">
        <w:rPr>
          <w:rFonts w:cs="Arial"/>
          <w:i/>
          <w:iCs/>
          <w:noProof/>
          <w:sz w:val="20"/>
          <w:szCs w:val="24"/>
        </w:rPr>
        <w:t>et al.</w:t>
      </w:r>
      <w:r w:rsidRPr="008C02B1">
        <w:rPr>
          <w:rFonts w:cs="Arial"/>
          <w:noProof/>
          <w:sz w:val="20"/>
          <w:szCs w:val="24"/>
        </w:rPr>
        <w:t xml:space="preserve"> Risk factors for severe acute lower respiratory infections in children - a systematic review and meta-analysis. </w:t>
      </w:r>
      <w:r w:rsidRPr="008C02B1">
        <w:rPr>
          <w:rFonts w:cs="Arial"/>
          <w:i/>
          <w:iCs/>
          <w:noProof/>
          <w:sz w:val="20"/>
          <w:szCs w:val="24"/>
        </w:rPr>
        <w:t>Croat. Med. J.</w:t>
      </w:r>
      <w:r w:rsidRPr="008C02B1">
        <w:rPr>
          <w:rFonts w:cs="Arial"/>
          <w:noProof/>
          <w:sz w:val="20"/>
          <w:szCs w:val="24"/>
        </w:rPr>
        <w:t xml:space="preserve"> </w:t>
      </w:r>
      <w:r w:rsidRPr="008C02B1">
        <w:rPr>
          <w:rFonts w:cs="Arial"/>
          <w:b/>
          <w:bCs/>
          <w:noProof/>
          <w:sz w:val="20"/>
          <w:szCs w:val="24"/>
        </w:rPr>
        <w:t>54</w:t>
      </w:r>
      <w:r w:rsidRPr="008C02B1">
        <w:rPr>
          <w:rFonts w:cs="Arial"/>
          <w:noProof/>
          <w:sz w:val="20"/>
          <w:szCs w:val="24"/>
        </w:rPr>
        <w:t>, 110–121 (2013).</w:t>
      </w:r>
    </w:p>
    <w:p w14:paraId="5633468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13.</w:t>
      </w:r>
      <w:r w:rsidRPr="008C02B1">
        <w:rPr>
          <w:rFonts w:cs="Arial"/>
          <w:noProof/>
          <w:sz w:val="20"/>
          <w:szCs w:val="24"/>
        </w:rPr>
        <w:tab/>
        <w:t xml:space="preserve">McCollum, E. D. </w:t>
      </w:r>
      <w:r w:rsidRPr="008C02B1">
        <w:rPr>
          <w:rFonts w:cs="Arial"/>
          <w:i/>
          <w:iCs/>
          <w:noProof/>
          <w:sz w:val="20"/>
          <w:szCs w:val="24"/>
        </w:rPr>
        <w:t>et al.</w:t>
      </w:r>
      <w:r w:rsidRPr="008C02B1">
        <w:rPr>
          <w:rFonts w:cs="Arial"/>
          <w:noProof/>
          <w:sz w:val="20"/>
          <w:szCs w:val="24"/>
        </w:rPr>
        <w:t xml:space="preserve"> Impact of the 13-Valent Pneumococcal Conjugate Vaccine on Clinical and Hypoxemic Childhood Pneumonia over Three Years in Central Malawi: An Observational Study. </w:t>
      </w:r>
      <w:r w:rsidRPr="008C02B1">
        <w:rPr>
          <w:rFonts w:cs="Arial"/>
          <w:i/>
          <w:iCs/>
          <w:noProof/>
          <w:sz w:val="20"/>
          <w:szCs w:val="24"/>
        </w:rPr>
        <w:t>PLoS One</w:t>
      </w:r>
      <w:r w:rsidRPr="008C02B1">
        <w:rPr>
          <w:rFonts w:cs="Arial"/>
          <w:noProof/>
          <w:sz w:val="20"/>
          <w:szCs w:val="24"/>
        </w:rPr>
        <w:t xml:space="preserve"> </w:t>
      </w:r>
      <w:r w:rsidRPr="008C02B1">
        <w:rPr>
          <w:rFonts w:cs="Arial"/>
          <w:b/>
          <w:bCs/>
          <w:noProof/>
          <w:sz w:val="20"/>
          <w:szCs w:val="24"/>
        </w:rPr>
        <w:t>12</w:t>
      </w:r>
      <w:r w:rsidRPr="008C02B1">
        <w:rPr>
          <w:rFonts w:cs="Arial"/>
          <w:noProof/>
          <w:sz w:val="20"/>
          <w:szCs w:val="24"/>
        </w:rPr>
        <w:t>, e0168209 (2017).</w:t>
      </w:r>
    </w:p>
    <w:p w14:paraId="08258DE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14.</w:t>
      </w:r>
      <w:r w:rsidRPr="008C02B1">
        <w:rPr>
          <w:rFonts w:cs="Arial"/>
          <w:noProof/>
          <w:sz w:val="20"/>
          <w:szCs w:val="24"/>
        </w:rPr>
        <w:tab/>
        <w:t xml:space="preserve">O’Grady, K.-A. F., Torzillo, P. J., Frawley, K. &amp; Chang, A. B. The radiological diagnosis of pneumonia in children. </w:t>
      </w:r>
      <w:r w:rsidRPr="008C02B1">
        <w:rPr>
          <w:rFonts w:cs="Arial"/>
          <w:i/>
          <w:iCs/>
          <w:noProof/>
          <w:sz w:val="20"/>
          <w:szCs w:val="24"/>
        </w:rPr>
        <w:t>Pneumonia 2014 51</w:t>
      </w:r>
      <w:r w:rsidRPr="008C02B1">
        <w:rPr>
          <w:rFonts w:cs="Arial"/>
          <w:noProof/>
          <w:sz w:val="20"/>
          <w:szCs w:val="24"/>
        </w:rPr>
        <w:t xml:space="preserve"> </w:t>
      </w:r>
      <w:r w:rsidRPr="008C02B1">
        <w:rPr>
          <w:rFonts w:cs="Arial"/>
          <w:b/>
          <w:bCs/>
          <w:noProof/>
          <w:sz w:val="20"/>
          <w:szCs w:val="24"/>
        </w:rPr>
        <w:t>5</w:t>
      </w:r>
      <w:r w:rsidRPr="008C02B1">
        <w:rPr>
          <w:rFonts w:cs="Arial"/>
          <w:noProof/>
          <w:sz w:val="20"/>
          <w:szCs w:val="24"/>
        </w:rPr>
        <w:t>, 38–51 (2014).</w:t>
      </w:r>
    </w:p>
    <w:p w14:paraId="23C176C4"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15.</w:t>
      </w:r>
      <w:r w:rsidRPr="008C02B1">
        <w:rPr>
          <w:rFonts w:cs="Arial"/>
          <w:noProof/>
          <w:sz w:val="20"/>
          <w:szCs w:val="24"/>
        </w:rPr>
        <w:tab/>
        <w:t xml:space="preserve">Lipsett, S. C., Monuteaux, M. C., Bachur, R. G., Finn, N. &amp; Neuman, M. I. Negative Chest Radiography and Risk of Pneumonia. </w:t>
      </w:r>
      <w:r w:rsidRPr="008C02B1">
        <w:rPr>
          <w:rFonts w:cs="Arial"/>
          <w:i/>
          <w:iCs/>
          <w:noProof/>
          <w:sz w:val="20"/>
          <w:szCs w:val="24"/>
        </w:rPr>
        <w:t>Pediatrics</w:t>
      </w:r>
      <w:r w:rsidRPr="008C02B1">
        <w:rPr>
          <w:rFonts w:cs="Arial"/>
          <w:noProof/>
          <w:sz w:val="20"/>
          <w:szCs w:val="24"/>
        </w:rPr>
        <w:t xml:space="preserve"> </w:t>
      </w:r>
      <w:r w:rsidRPr="008C02B1">
        <w:rPr>
          <w:rFonts w:cs="Arial"/>
          <w:b/>
          <w:bCs/>
          <w:noProof/>
          <w:sz w:val="20"/>
          <w:szCs w:val="24"/>
        </w:rPr>
        <w:t>142</w:t>
      </w:r>
      <w:r w:rsidRPr="008C02B1">
        <w:rPr>
          <w:rFonts w:cs="Arial"/>
          <w:noProof/>
          <w:sz w:val="20"/>
          <w:szCs w:val="24"/>
        </w:rPr>
        <w:t>, (2018).</w:t>
      </w:r>
    </w:p>
    <w:p w14:paraId="4FF5F83F"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16.</w:t>
      </w:r>
      <w:r w:rsidRPr="008C02B1">
        <w:rPr>
          <w:rFonts w:cs="Arial"/>
          <w:noProof/>
          <w:sz w:val="20"/>
          <w:szCs w:val="24"/>
        </w:rPr>
        <w:tab/>
        <w:t xml:space="preserve">Begom, A. </w:t>
      </w:r>
      <w:r w:rsidRPr="008C02B1">
        <w:rPr>
          <w:rFonts w:cs="Arial"/>
          <w:i/>
          <w:iCs/>
          <w:noProof/>
          <w:sz w:val="20"/>
          <w:szCs w:val="24"/>
        </w:rPr>
        <w:t>et al.</w:t>
      </w:r>
      <w:r w:rsidRPr="008C02B1">
        <w:rPr>
          <w:rFonts w:cs="Arial"/>
          <w:noProof/>
          <w:sz w:val="20"/>
          <w:szCs w:val="24"/>
        </w:rPr>
        <w:t xml:space="preserve"> Clinical and Radiological Evaluation of Children Aged 2 Months to 5 Years with Severe Pneumonia According to WHO Guideline. </w:t>
      </w:r>
      <w:r w:rsidRPr="008C02B1">
        <w:rPr>
          <w:rFonts w:cs="Arial"/>
          <w:i/>
          <w:iCs/>
          <w:noProof/>
          <w:sz w:val="20"/>
          <w:szCs w:val="24"/>
        </w:rPr>
        <w:t>Mymensingh Med. J.</w:t>
      </w:r>
      <w:r w:rsidRPr="008C02B1">
        <w:rPr>
          <w:rFonts w:cs="Arial"/>
          <w:noProof/>
          <w:sz w:val="20"/>
          <w:szCs w:val="24"/>
        </w:rPr>
        <w:t xml:space="preserve"> </w:t>
      </w:r>
      <w:r w:rsidRPr="008C02B1">
        <w:rPr>
          <w:rFonts w:cs="Arial"/>
          <w:b/>
          <w:bCs/>
          <w:noProof/>
          <w:sz w:val="20"/>
          <w:szCs w:val="24"/>
        </w:rPr>
        <w:t>27</w:t>
      </w:r>
      <w:r w:rsidRPr="008C02B1">
        <w:rPr>
          <w:rFonts w:cs="Arial"/>
          <w:noProof/>
          <w:sz w:val="20"/>
          <w:szCs w:val="24"/>
        </w:rPr>
        <w:t>, 702–709 (2018).</w:t>
      </w:r>
    </w:p>
    <w:p w14:paraId="2A4167D3"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17.</w:t>
      </w:r>
      <w:r w:rsidRPr="008C02B1">
        <w:rPr>
          <w:rFonts w:cs="Arial"/>
          <w:noProof/>
          <w:sz w:val="20"/>
          <w:szCs w:val="24"/>
        </w:rPr>
        <w:tab/>
        <w:t xml:space="preserve">Hazir, T. </w:t>
      </w:r>
      <w:r w:rsidRPr="008C02B1">
        <w:rPr>
          <w:rFonts w:cs="Arial"/>
          <w:i/>
          <w:iCs/>
          <w:noProof/>
          <w:sz w:val="20"/>
          <w:szCs w:val="24"/>
        </w:rPr>
        <w:t>et al.</w:t>
      </w:r>
      <w:r w:rsidRPr="008C02B1">
        <w:rPr>
          <w:rFonts w:cs="Arial"/>
          <w:noProof/>
          <w:sz w:val="20"/>
          <w:szCs w:val="24"/>
        </w:rPr>
        <w:t xml:space="preserve"> Chest radiography in children aged 2-59 months diagnosed with non-severe pneumonia as defined by World Health Organization: Descriptive multicentre study in Pakistan. </w:t>
      </w:r>
      <w:r w:rsidRPr="008C02B1">
        <w:rPr>
          <w:rFonts w:cs="Arial"/>
          <w:i/>
          <w:iCs/>
          <w:noProof/>
          <w:sz w:val="20"/>
          <w:szCs w:val="24"/>
        </w:rPr>
        <w:t>Br. Med. J.</w:t>
      </w:r>
      <w:r w:rsidRPr="008C02B1">
        <w:rPr>
          <w:rFonts w:cs="Arial"/>
          <w:noProof/>
          <w:sz w:val="20"/>
          <w:szCs w:val="24"/>
        </w:rPr>
        <w:t xml:space="preserve"> </w:t>
      </w:r>
      <w:r w:rsidRPr="008C02B1">
        <w:rPr>
          <w:rFonts w:cs="Arial"/>
          <w:b/>
          <w:bCs/>
          <w:noProof/>
          <w:sz w:val="20"/>
          <w:szCs w:val="24"/>
        </w:rPr>
        <w:t>333</w:t>
      </w:r>
      <w:r w:rsidRPr="008C02B1">
        <w:rPr>
          <w:rFonts w:cs="Arial"/>
          <w:noProof/>
          <w:sz w:val="20"/>
          <w:szCs w:val="24"/>
        </w:rPr>
        <w:t>, 629–631 (2006).</w:t>
      </w:r>
    </w:p>
    <w:p w14:paraId="2A38C273"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18.</w:t>
      </w:r>
      <w:r w:rsidRPr="008C02B1">
        <w:rPr>
          <w:rFonts w:cs="Arial"/>
          <w:noProof/>
          <w:sz w:val="20"/>
          <w:szCs w:val="24"/>
        </w:rPr>
        <w:tab/>
        <w:t xml:space="preserve">Balk, D. S. </w:t>
      </w:r>
      <w:r w:rsidRPr="008C02B1">
        <w:rPr>
          <w:rFonts w:cs="Arial"/>
          <w:i/>
          <w:iCs/>
          <w:noProof/>
          <w:sz w:val="20"/>
          <w:szCs w:val="24"/>
        </w:rPr>
        <w:t>et al.</w:t>
      </w:r>
      <w:r w:rsidRPr="008C02B1">
        <w:rPr>
          <w:rFonts w:cs="Arial"/>
          <w:noProof/>
          <w:sz w:val="20"/>
          <w:szCs w:val="24"/>
        </w:rPr>
        <w:t xml:space="preserve"> Lung ultrasound compared to chest X-ray for diagnosis of pediatric pneumonia: A meta-analysis. </w:t>
      </w:r>
      <w:r w:rsidRPr="008C02B1">
        <w:rPr>
          <w:rFonts w:cs="Arial"/>
          <w:i/>
          <w:iCs/>
          <w:noProof/>
          <w:sz w:val="20"/>
          <w:szCs w:val="24"/>
        </w:rPr>
        <w:t>Pediatr. Pulmonol.</w:t>
      </w:r>
      <w:r w:rsidRPr="008C02B1">
        <w:rPr>
          <w:rFonts w:cs="Arial"/>
          <w:noProof/>
          <w:sz w:val="20"/>
          <w:szCs w:val="24"/>
        </w:rPr>
        <w:t xml:space="preserve"> </w:t>
      </w:r>
      <w:r w:rsidRPr="008C02B1">
        <w:rPr>
          <w:rFonts w:cs="Arial"/>
          <w:b/>
          <w:bCs/>
          <w:noProof/>
          <w:sz w:val="20"/>
          <w:szCs w:val="24"/>
        </w:rPr>
        <w:t>53</w:t>
      </w:r>
      <w:r w:rsidRPr="008C02B1">
        <w:rPr>
          <w:rFonts w:cs="Arial"/>
          <w:noProof/>
          <w:sz w:val="20"/>
          <w:szCs w:val="24"/>
        </w:rPr>
        <w:t>, 1130–1139 (2018).</w:t>
      </w:r>
    </w:p>
    <w:p w14:paraId="5E88837A"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19.</w:t>
      </w:r>
      <w:r w:rsidRPr="008C02B1">
        <w:rPr>
          <w:rFonts w:cs="Arial"/>
          <w:noProof/>
          <w:sz w:val="20"/>
          <w:szCs w:val="24"/>
        </w:rPr>
        <w:tab/>
        <w:t xml:space="preserve">Meissner, H. C. Viral Bronchiolitis in Children. </w:t>
      </w:r>
      <w:r w:rsidRPr="008C02B1">
        <w:rPr>
          <w:rFonts w:cs="Arial"/>
          <w:i/>
          <w:iCs/>
          <w:noProof/>
          <w:sz w:val="20"/>
          <w:szCs w:val="24"/>
        </w:rPr>
        <w:t>N. Engl. J. Med.</w:t>
      </w:r>
      <w:r w:rsidRPr="008C02B1">
        <w:rPr>
          <w:rFonts w:cs="Arial"/>
          <w:noProof/>
          <w:sz w:val="20"/>
          <w:szCs w:val="24"/>
        </w:rPr>
        <w:t xml:space="preserve"> </w:t>
      </w:r>
      <w:r w:rsidRPr="008C02B1">
        <w:rPr>
          <w:rFonts w:cs="Arial"/>
          <w:b/>
          <w:bCs/>
          <w:noProof/>
          <w:sz w:val="20"/>
          <w:szCs w:val="24"/>
        </w:rPr>
        <w:t>374</w:t>
      </w:r>
      <w:r w:rsidRPr="008C02B1">
        <w:rPr>
          <w:rFonts w:cs="Arial"/>
          <w:noProof/>
          <w:sz w:val="20"/>
          <w:szCs w:val="24"/>
        </w:rPr>
        <w:t>, 62–72 (2016).</w:t>
      </w:r>
    </w:p>
    <w:p w14:paraId="3628C70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20.</w:t>
      </w:r>
      <w:r w:rsidRPr="008C02B1">
        <w:rPr>
          <w:rFonts w:cs="Arial"/>
          <w:noProof/>
          <w:sz w:val="20"/>
          <w:szCs w:val="24"/>
        </w:rPr>
        <w:tab/>
        <w:t xml:space="preserve">Piedimonte, G. &amp; Perez, M. K. Respiratory syncytial virus infection and bronchiolitis. </w:t>
      </w:r>
      <w:r w:rsidRPr="008C02B1">
        <w:rPr>
          <w:rFonts w:cs="Arial"/>
          <w:i/>
          <w:iCs/>
          <w:noProof/>
          <w:sz w:val="20"/>
          <w:szCs w:val="24"/>
        </w:rPr>
        <w:t>Pediatr. Rev.</w:t>
      </w:r>
      <w:r w:rsidRPr="008C02B1">
        <w:rPr>
          <w:rFonts w:cs="Arial"/>
          <w:noProof/>
          <w:sz w:val="20"/>
          <w:szCs w:val="24"/>
        </w:rPr>
        <w:t xml:space="preserve"> </w:t>
      </w:r>
      <w:r w:rsidRPr="008C02B1">
        <w:rPr>
          <w:rFonts w:cs="Arial"/>
          <w:b/>
          <w:bCs/>
          <w:noProof/>
          <w:sz w:val="20"/>
          <w:szCs w:val="24"/>
        </w:rPr>
        <w:t>35</w:t>
      </w:r>
      <w:r w:rsidRPr="008C02B1">
        <w:rPr>
          <w:rFonts w:cs="Arial"/>
          <w:noProof/>
          <w:sz w:val="20"/>
          <w:szCs w:val="24"/>
        </w:rPr>
        <w:t>, 519–530 (2014).</w:t>
      </w:r>
    </w:p>
    <w:p w14:paraId="5567F3A4"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21.</w:t>
      </w:r>
      <w:r w:rsidRPr="008C02B1">
        <w:rPr>
          <w:rFonts w:cs="Arial"/>
          <w:noProof/>
          <w:sz w:val="20"/>
          <w:szCs w:val="24"/>
        </w:rPr>
        <w:tab/>
        <w:t xml:space="preserve">Napierkowski, D. B. Diagnosing and treating respiratory syncytial virus bronchiolitis. </w:t>
      </w:r>
      <w:r w:rsidRPr="008C02B1">
        <w:rPr>
          <w:rFonts w:cs="Arial"/>
          <w:i/>
          <w:iCs/>
          <w:noProof/>
          <w:sz w:val="20"/>
          <w:szCs w:val="24"/>
        </w:rPr>
        <w:t>Nurse Pract.</w:t>
      </w:r>
      <w:r w:rsidRPr="008C02B1">
        <w:rPr>
          <w:rFonts w:cs="Arial"/>
          <w:noProof/>
          <w:sz w:val="20"/>
          <w:szCs w:val="24"/>
        </w:rPr>
        <w:t xml:space="preserve"> </w:t>
      </w:r>
      <w:r w:rsidRPr="008C02B1">
        <w:rPr>
          <w:rFonts w:cs="Arial"/>
          <w:b/>
          <w:bCs/>
          <w:noProof/>
          <w:sz w:val="20"/>
          <w:szCs w:val="24"/>
        </w:rPr>
        <w:t>41</w:t>
      </w:r>
      <w:r w:rsidRPr="008C02B1">
        <w:rPr>
          <w:rFonts w:cs="Arial"/>
          <w:noProof/>
          <w:sz w:val="20"/>
          <w:szCs w:val="24"/>
        </w:rPr>
        <w:t>, 1–4 (2016).</w:t>
      </w:r>
    </w:p>
    <w:p w14:paraId="0FFAB8D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22.</w:t>
      </w:r>
      <w:r w:rsidRPr="008C02B1">
        <w:rPr>
          <w:rFonts w:cs="Arial"/>
          <w:noProof/>
          <w:sz w:val="20"/>
          <w:szCs w:val="24"/>
        </w:rPr>
        <w:tab/>
        <w:t xml:space="preserve">Quinton, L. J., Walkey, A. J. &amp; Mizgerd, J. P. Integrative physiology of pneumonia. </w:t>
      </w:r>
      <w:r w:rsidRPr="008C02B1">
        <w:rPr>
          <w:rFonts w:cs="Arial"/>
          <w:i/>
          <w:iCs/>
          <w:noProof/>
          <w:sz w:val="20"/>
          <w:szCs w:val="24"/>
        </w:rPr>
        <w:t>Physiol. Rev.</w:t>
      </w:r>
      <w:r w:rsidRPr="008C02B1">
        <w:rPr>
          <w:rFonts w:cs="Arial"/>
          <w:noProof/>
          <w:sz w:val="20"/>
          <w:szCs w:val="24"/>
        </w:rPr>
        <w:t xml:space="preserve"> </w:t>
      </w:r>
      <w:r w:rsidRPr="008C02B1">
        <w:rPr>
          <w:rFonts w:cs="Arial"/>
          <w:b/>
          <w:bCs/>
          <w:noProof/>
          <w:sz w:val="20"/>
          <w:szCs w:val="24"/>
        </w:rPr>
        <w:t>98</w:t>
      </w:r>
      <w:r w:rsidRPr="008C02B1">
        <w:rPr>
          <w:rFonts w:cs="Arial"/>
          <w:noProof/>
          <w:sz w:val="20"/>
          <w:szCs w:val="24"/>
        </w:rPr>
        <w:t>, 1417–1464 (2018).</w:t>
      </w:r>
    </w:p>
    <w:p w14:paraId="2091D6EA"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23.</w:t>
      </w:r>
      <w:r w:rsidRPr="008C02B1">
        <w:rPr>
          <w:rFonts w:cs="Arial"/>
          <w:noProof/>
          <w:sz w:val="20"/>
          <w:szCs w:val="24"/>
        </w:rPr>
        <w:tab/>
        <w:t xml:space="preserve">Cawcutt, K. &amp; Kalil, A. C. Pneumonia with bacterial and viral coinfection. </w:t>
      </w:r>
      <w:r w:rsidRPr="008C02B1">
        <w:rPr>
          <w:rFonts w:cs="Arial"/>
          <w:i/>
          <w:iCs/>
          <w:noProof/>
          <w:sz w:val="20"/>
          <w:szCs w:val="24"/>
        </w:rPr>
        <w:t>Curr. Opin. Crit. Care</w:t>
      </w:r>
      <w:r w:rsidRPr="008C02B1">
        <w:rPr>
          <w:rFonts w:cs="Arial"/>
          <w:noProof/>
          <w:sz w:val="20"/>
          <w:szCs w:val="24"/>
        </w:rPr>
        <w:t xml:space="preserve"> </w:t>
      </w:r>
      <w:r w:rsidRPr="008C02B1">
        <w:rPr>
          <w:rFonts w:cs="Arial"/>
          <w:b/>
          <w:bCs/>
          <w:noProof/>
          <w:sz w:val="20"/>
          <w:szCs w:val="24"/>
        </w:rPr>
        <w:t>23</w:t>
      </w:r>
      <w:r w:rsidRPr="008C02B1">
        <w:rPr>
          <w:rFonts w:cs="Arial"/>
          <w:noProof/>
          <w:sz w:val="20"/>
          <w:szCs w:val="24"/>
        </w:rPr>
        <w:t>, 385–390 (2017).</w:t>
      </w:r>
    </w:p>
    <w:p w14:paraId="15EE9B70"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24.</w:t>
      </w:r>
      <w:r w:rsidRPr="008C02B1">
        <w:rPr>
          <w:rFonts w:cs="Arial"/>
          <w:noProof/>
          <w:sz w:val="20"/>
          <w:szCs w:val="24"/>
        </w:rPr>
        <w:tab/>
        <w:t xml:space="preserve">Nolan, V. G. </w:t>
      </w:r>
      <w:r w:rsidRPr="008C02B1">
        <w:rPr>
          <w:rFonts w:cs="Arial"/>
          <w:i/>
          <w:iCs/>
          <w:noProof/>
          <w:sz w:val="20"/>
          <w:szCs w:val="24"/>
        </w:rPr>
        <w:t>et al.</w:t>
      </w:r>
      <w:r w:rsidRPr="008C02B1">
        <w:rPr>
          <w:rFonts w:cs="Arial"/>
          <w:noProof/>
          <w:sz w:val="20"/>
          <w:szCs w:val="24"/>
        </w:rPr>
        <w:t xml:space="preserve"> Etiology and Impact of Coinfections in Children Hospitalized With Community-Acquired Pneumonia. doi:10.1093/infdis/jix641</w:t>
      </w:r>
    </w:p>
    <w:p w14:paraId="7DCDD5A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25.</w:t>
      </w:r>
      <w:r w:rsidRPr="008C02B1">
        <w:rPr>
          <w:rFonts w:cs="Arial"/>
          <w:noProof/>
          <w:sz w:val="20"/>
          <w:szCs w:val="24"/>
        </w:rPr>
        <w:tab/>
        <w:t xml:space="preserve">Ericksen, R. T., Guthrie, C. &amp; Carroll, T. The Use of Procalcitonin for Prediction of Pulmonary Bacterial Coinfection in Children With Respiratory Failure Associated With Viral Bronchiolitis. </w:t>
      </w:r>
      <w:r w:rsidRPr="008C02B1">
        <w:rPr>
          <w:rFonts w:cs="Arial"/>
          <w:i/>
          <w:iCs/>
          <w:noProof/>
          <w:sz w:val="20"/>
          <w:szCs w:val="24"/>
        </w:rPr>
        <w:t>Clin. Pediatr. (Phila).</w:t>
      </w:r>
      <w:r w:rsidRPr="008C02B1">
        <w:rPr>
          <w:rFonts w:cs="Arial"/>
          <w:noProof/>
          <w:sz w:val="20"/>
          <w:szCs w:val="24"/>
        </w:rPr>
        <w:t xml:space="preserve"> </w:t>
      </w:r>
      <w:r w:rsidRPr="008C02B1">
        <w:rPr>
          <w:rFonts w:cs="Arial"/>
          <w:b/>
          <w:bCs/>
          <w:noProof/>
          <w:sz w:val="20"/>
          <w:szCs w:val="24"/>
        </w:rPr>
        <w:t>58</w:t>
      </w:r>
      <w:r w:rsidRPr="008C02B1">
        <w:rPr>
          <w:rFonts w:cs="Arial"/>
          <w:noProof/>
          <w:sz w:val="20"/>
          <w:szCs w:val="24"/>
        </w:rPr>
        <w:t>, 288–294 (2019).</w:t>
      </w:r>
    </w:p>
    <w:p w14:paraId="5C8A49D3"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26.</w:t>
      </w:r>
      <w:r w:rsidRPr="008C02B1">
        <w:rPr>
          <w:rFonts w:cs="Arial"/>
          <w:noProof/>
          <w:sz w:val="20"/>
          <w:szCs w:val="24"/>
        </w:rPr>
        <w:tab/>
        <w:t xml:space="preserve">Ruuskanen, O., Lahti, E., Jennings, L. C. &amp; Murdoch, D. R. Viral pneumonia. </w:t>
      </w:r>
      <w:r w:rsidRPr="008C02B1">
        <w:rPr>
          <w:rFonts w:cs="Arial"/>
          <w:i/>
          <w:iCs/>
          <w:noProof/>
          <w:sz w:val="20"/>
          <w:szCs w:val="24"/>
        </w:rPr>
        <w:t>The Lancet</w:t>
      </w:r>
      <w:r w:rsidRPr="008C02B1">
        <w:rPr>
          <w:rFonts w:cs="Arial"/>
          <w:noProof/>
          <w:sz w:val="20"/>
          <w:szCs w:val="24"/>
        </w:rPr>
        <w:t xml:space="preserve"> </w:t>
      </w:r>
      <w:r w:rsidRPr="008C02B1">
        <w:rPr>
          <w:rFonts w:cs="Arial"/>
          <w:b/>
          <w:bCs/>
          <w:noProof/>
          <w:sz w:val="20"/>
          <w:szCs w:val="24"/>
        </w:rPr>
        <w:t>377</w:t>
      </w:r>
      <w:r w:rsidRPr="008C02B1">
        <w:rPr>
          <w:rFonts w:cs="Arial"/>
          <w:noProof/>
          <w:sz w:val="20"/>
          <w:szCs w:val="24"/>
        </w:rPr>
        <w:t>, 1264–1275 (2011).</w:t>
      </w:r>
    </w:p>
    <w:p w14:paraId="403EFBB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27.</w:t>
      </w:r>
      <w:r w:rsidRPr="008C02B1">
        <w:rPr>
          <w:rFonts w:cs="Arial"/>
          <w:noProof/>
          <w:sz w:val="20"/>
          <w:szCs w:val="24"/>
        </w:rPr>
        <w:tab/>
        <w:t xml:space="preserve">Ishizuka, S. </w:t>
      </w:r>
      <w:r w:rsidRPr="008C02B1">
        <w:rPr>
          <w:rFonts w:cs="Arial"/>
          <w:i/>
          <w:iCs/>
          <w:noProof/>
          <w:sz w:val="20"/>
          <w:szCs w:val="24"/>
        </w:rPr>
        <w:t>et al.</w:t>
      </w:r>
      <w:r w:rsidRPr="008C02B1">
        <w:rPr>
          <w:rFonts w:cs="Arial"/>
          <w:noProof/>
          <w:sz w:val="20"/>
          <w:szCs w:val="24"/>
        </w:rPr>
        <w:t xml:space="preserve"> Effects of Rhinovirus Infection on the Adherence of Streptococcus pneumoniae to Cultured Human Airway Epithelial Cells. </w:t>
      </w:r>
      <w:r w:rsidRPr="008C02B1">
        <w:rPr>
          <w:rFonts w:cs="Arial"/>
          <w:i/>
          <w:iCs/>
          <w:noProof/>
          <w:sz w:val="20"/>
          <w:szCs w:val="24"/>
        </w:rPr>
        <w:t>J. Infect. Dis.</w:t>
      </w:r>
      <w:r w:rsidRPr="008C02B1">
        <w:rPr>
          <w:rFonts w:cs="Arial"/>
          <w:noProof/>
          <w:sz w:val="20"/>
          <w:szCs w:val="24"/>
        </w:rPr>
        <w:t xml:space="preserve"> </w:t>
      </w:r>
      <w:r w:rsidRPr="008C02B1">
        <w:rPr>
          <w:rFonts w:cs="Arial"/>
          <w:b/>
          <w:bCs/>
          <w:noProof/>
          <w:sz w:val="20"/>
          <w:szCs w:val="24"/>
        </w:rPr>
        <w:t>188</w:t>
      </w:r>
      <w:r w:rsidRPr="008C02B1">
        <w:rPr>
          <w:rFonts w:cs="Arial"/>
          <w:noProof/>
          <w:sz w:val="20"/>
          <w:szCs w:val="24"/>
        </w:rPr>
        <w:t>, 1928–1939 (2003).</w:t>
      </w:r>
    </w:p>
    <w:p w14:paraId="4B4A9F8C"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28.</w:t>
      </w:r>
      <w:r w:rsidRPr="008C02B1">
        <w:rPr>
          <w:rFonts w:cs="Arial"/>
          <w:noProof/>
          <w:sz w:val="20"/>
          <w:szCs w:val="24"/>
        </w:rPr>
        <w:tab/>
        <w:t xml:space="preserve">Madhi, S. A., Klugman, K. P. &amp; The Vaccine Trialist Group. A role for Streptococcus pneumoniae in virus-associated pneumonia. </w:t>
      </w:r>
      <w:r w:rsidRPr="008C02B1">
        <w:rPr>
          <w:rFonts w:cs="Arial"/>
          <w:i/>
          <w:iCs/>
          <w:noProof/>
          <w:sz w:val="20"/>
          <w:szCs w:val="24"/>
        </w:rPr>
        <w:t>Nat. Med.</w:t>
      </w:r>
      <w:r w:rsidRPr="008C02B1">
        <w:rPr>
          <w:rFonts w:cs="Arial"/>
          <w:noProof/>
          <w:sz w:val="20"/>
          <w:szCs w:val="24"/>
        </w:rPr>
        <w:t xml:space="preserve"> </w:t>
      </w:r>
      <w:r w:rsidRPr="008C02B1">
        <w:rPr>
          <w:rFonts w:cs="Arial"/>
          <w:b/>
          <w:bCs/>
          <w:noProof/>
          <w:sz w:val="20"/>
          <w:szCs w:val="24"/>
        </w:rPr>
        <w:t>10</w:t>
      </w:r>
      <w:r w:rsidRPr="008C02B1">
        <w:rPr>
          <w:rFonts w:cs="Arial"/>
          <w:noProof/>
          <w:sz w:val="20"/>
          <w:szCs w:val="24"/>
        </w:rPr>
        <w:t>, 811–813 (2004).</w:t>
      </w:r>
    </w:p>
    <w:p w14:paraId="08D7AD6E"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29.</w:t>
      </w:r>
      <w:r w:rsidRPr="008C02B1">
        <w:rPr>
          <w:rFonts w:cs="Arial"/>
          <w:noProof/>
          <w:sz w:val="20"/>
          <w:szCs w:val="24"/>
        </w:rPr>
        <w:tab/>
        <w:t xml:space="preserve">Siegel, S. J. &amp; Weiser, J. N. Mechanisms of Bacterial Colonization of the Respiratory Tract. </w:t>
      </w:r>
      <w:r w:rsidRPr="008C02B1">
        <w:rPr>
          <w:rFonts w:cs="Arial"/>
          <w:i/>
          <w:iCs/>
          <w:noProof/>
          <w:sz w:val="20"/>
          <w:szCs w:val="24"/>
        </w:rPr>
        <w:t>Annu. Rev. Microbiol.</w:t>
      </w:r>
      <w:r w:rsidRPr="008C02B1">
        <w:rPr>
          <w:rFonts w:cs="Arial"/>
          <w:noProof/>
          <w:sz w:val="20"/>
          <w:szCs w:val="24"/>
        </w:rPr>
        <w:t xml:space="preserve"> </w:t>
      </w:r>
      <w:r w:rsidRPr="008C02B1">
        <w:rPr>
          <w:rFonts w:cs="Arial"/>
          <w:b/>
          <w:bCs/>
          <w:noProof/>
          <w:sz w:val="20"/>
          <w:szCs w:val="24"/>
        </w:rPr>
        <w:t>69</w:t>
      </w:r>
      <w:r w:rsidRPr="008C02B1">
        <w:rPr>
          <w:rFonts w:cs="Arial"/>
          <w:noProof/>
          <w:sz w:val="20"/>
          <w:szCs w:val="24"/>
        </w:rPr>
        <w:t>, 425–444 (2015).</w:t>
      </w:r>
    </w:p>
    <w:p w14:paraId="55251A3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30.</w:t>
      </w:r>
      <w:r w:rsidRPr="008C02B1">
        <w:rPr>
          <w:rFonts w:cs="Arial"/>
          <w:noProof/>
          <w:sz w:val="20"/>
          <w:szCs w:val="24"/>
        </w:rPr>
        <w:tab/>
      </w:r>
      <w:r w:rsidRPr="008C02B1">
        <w:rPr>
          <w:rFonts w:cs="Arial"/>
          <w:i/>
          <w:iCs/>
          <w:noProof/>
          <w:sz w:val="20"/>
          <w:szCs w:val="24"/>
        </w:rPr>
        <w:t>HOSPITAL CARE FOR CHILDREN WHO ISBN 978 92 4 154837 3</w:t>
      </w:r>
      <w:r w:rsidRPr="008C02B1">
        <w:rPr>
          <w:rFonts w:cs="Arial"/>
          <w:noProof/>
          <w:sz w:val="20"/>
          <w:szCs w:val="24"/>
        </w:rPr>
        <w:t>.</w:t>
      </w:r>
    </w:p>
    <w:p w14:paraId="0B6AC3B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31.</w:t>
      </w:r>
      <w:r w:rsidRPr="008C02B1">
        <w:rPr>
          <w:rFonts w:cs="Arial"/>
          <w:noProof/>
          <w:sz w:val="20"/>
          <w:szCs w:val="24"/>
        </w:rPr>
        <w:tab/>
        <w:t>ICD-11 - Mortality and Morbidity Statistics. Available at: https://icd.who.int/browse11/l-m/en. (Accessed: 24th May 2020)</w:t>
      </w:r>
    </w:p>
    <w:p w14:paraId="19E2E4E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32.</w:t>
      </w:r>
      <w:r w:rsidRPr="008C02B1">
        <w:rPr>
          <w:rFonts w:cs="Arial"/>
          <w:noProof/>
          <w:sz w:val="20"/>
          <w:szCs w:val="24"/>
        </w:rPr>
        <w:tab/>
        <w:t xml:space="preserve">Haque, K. N. Definitions of bloodstream infection in the newborn. </w:t>
      </w:r>
      <w:r w:rsidRPr="008C02B1">
        <w:rPr>
          <w:rFonts w:cs="Arial"/>
          <w:i/>
          <w:iCs/>
          <w:noProof/>
          <w:sz w:val="20"/>
          <w:szCs w:val="24"/>
        </w:rPr>
        <w:t>Pediatr. Crit. Care Med.</w:t>
      </w:r>
      <w:r w:rsidRPr="008C02B1">
        <w:rPr>
          <w:rFonts w:cs="Arial"/>
          <w:noProof/>
          <w:sz w:val="20"/>
          <w:szCs w:val="24"/>
        </w:rPr>
        <w:t xml:space="preserve"> </w:t>
      </w:r>
      <w:r w:rsidRPr="008C02B1">
        <w:rPr>
          <w:rFonts w:cs="Arial"/>
          <w:b/>
          <w:bCs/>
          <w:noProof/>
          <w:sz w:val="20"/>
          <w:szCs w:val="24"/>
        </w:rPr>
        <w:t>6</w:t>
      </w:r>
      <w:r w:rsidRPr="008C02B1">
        <w:rPr>
          <w:rFonts w:cs="Arial"/>
          <w:noProof/>
          <w:sz w:val="20"/>
          <w:szCs w:val="24"/>
        </w:rPr>
        <w:t>, S45–S49 (2005).</w:t>
      </w:r>
    </w:p>
    <w:p w14:paraId="307425D8"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33.</w:t>
      </w:r>
      <w:r w:rsidRPr="008C02B1">
        <w:rPr>
          <w:rFonts w:cs="Arial"/>
          <w:noProof/>
          <w:sz w:val="20"/>
          <w:szCs w:val="24"/>
        </w:rPr>
        <w:tab/>
        <w:t xml:space="preserve">Lazzerini, M. </w:t>
      </w:r>
      <w:r w:rsidRPr="008C02B1">
        <w:rPr>
          <w:rFonts w:cs="Arial"/>
          <w:i/>
          <w:iCs/>
          <w:noProof/>
          <w:sz w:val="20"/>
          <w:szCs w:val="24"/>
        </w:rPr>
        <w:t>et al.</w:t>
      </w:r>
      <w:r w:rsidRPr="008C02B1">
        <w:rPr>
          <w:rFonts w:cs="Arial"/>
          <w:noProof/>
          <w:sz w:val="20"/>
          <w:szCs w:val="24"/>
        </w:rPr>
        <w:t xml:space="preserve"> Mortality and its risk factors in Malawian children admitted to hospital with clinical pneumonia, 2001-12: A retrospective observational study. </w:t>
      </w:r>
      <w:r w:rsidRPr="008C02B1">
        <w:rPr>
          <w:rFonts w:cs="Arial"/>
          <w:i/>
          <w:iCs/>
          <w:noProof/>
          <w:sz w:val="20"/>
          <w:szCs w:val="24"/>
        </w:rPr>
        <w:t>Lancet Glob. Heal.</w:t>
      </w:r>
      <w:r w:rsidRPr="008C02B1">
        <w:rPr>
          <w:rFonts w:cs="Arial"/>
          <w:noProof/>
          <w:sz w:val="20"/>
          <w:szCs w:val="24"/>
        </w:rPr>
        <w:t xml:space="preserve"> (2016). doi:10.1016/S2214-109X(15)00215-6</w:t>
      </w:r>
    </w:p>
    <w:p w14:paraId="72DCA49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34.</w:t>
      </w:r>
      <w:r w:rsidRPr="008C02B1">
        <w:rPr>
          <w:rFonts w:cs="Arial"/>
          <w:noProof/>
          <w:sz w:val="20"/>
          <w:szCs w:val="24"/>
        </w:rPr>
        <w:tab/>
        <w:t xml:space="preserve">Goodman, D. </w:t>
      </w:r>
      <w:r w:rsidRPr="008C02B1">
        <w:rPr>
          <w:rFonts w:cs="Arial"/>
          <w:i/>
          <w:iCs/>
          <w:noProof/>
          <w:sz w:val="20"/>
          <w:szCs w:val="24"/>
        </w:rPr>
        <w:t>et al.</w:t>
      </w:r>
      <w:r w:rsidRPr="008C02B1">
        <w:rPr>
          <w:rFonts w:cs="Arial"/>
          <w:noProof/>
          <w:sz w:val="20"/>
          <w:szCs w:val="24"/>
        </w:rPr>
        <w:t xml:space="preserve"> Challenges in the diagnosis of paediatric pneumonia in intervention field trials: recommendations from a pneumonia field trial working group. </w:t>
      </w:r>
      <w:r w:rsidRPr="008C02B1">
        <w:rPr>
          <w:rFonts w:cs="Arial"/>
          <w:i/>
          <w:iCs/>
          <w:noProof/>
          <w:sz w:val="20"/>
          <w:szCs w:val="24"/>
        </w:rPr>
        <w:t>The Lancet Respiratory Medicine</w:t>
      </w:r>
      <w:r w:rsidRPr="008C02B1">
        <w:rPr>
          <w:rFonts w:cs="Arial"/>
          <w:noProof/>
          <w:sz w:val="20"/>
          <w:szCs w:val="24"/>
        </w:rPr>
        <w:t xml:space="preserve"> </w:t>
      </w:r>
      <w:r w:rsidRPr="008C02B1">
        <w:rPr>
          <w:rFonts w:cs="Arial"/>
          <w:b/>
          <w:bCs/>
          <w:noProof/>
          <w:sz w:val="20"/>
          <w:szCs w:val="24"/>
        </w:rPr>
        <w:t>7</w:t>
      </w:r>
      <w:r w:rsidRPr="008C02B1">
        <w:rPr>
          <w:rFonts w:cs="Arial"/>
          <w:noProof/>
          <w:sz w:val="20"/>
          <w:szCs w:val="24"/>
        </w:rPr>
        <w:t>, 1068–1083 (2019).</w:t>
      </w:r>
    </w:p>
    <w:p w14:paraId="15A2F586"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35.</w:t>
      </w:r>
      <w:r w:rsidRPr="008C02B1">
        <w:rPr>
          <w:rFonts w:cs="Arial"/>
          <w:noProof/>
          <w:sz w:val="20"/>
          <w:szCs w:val="24"/>
        </w:rPr>
        <w:tab/>
        <w:t xml:space="preserve">Fancourt, N. </w:t>
      </w:r>
      <w:r w:rsidRPr="008C02B1">
        <w:rPr>
          <w:rFonts w:cs="Arial"/>
          <w:i/>
          <w:iCs/>
          <w:noProof/>
          <w:sz w:val="20"/>
          <w:szCs w:val="24"/>
        </w:rPr>
        <w:t>et al.</w:t>
      </w:r>
      <w:r w:rsidRPr="008C02B1">
        <w:rPr>
          <w:rFonts w:cs="Arial"/>
          <w:noProof/>
          <w:sz w:val="20"/>
          <w:szCs w:val="24"/>
        </w:rPr>
        <w:t xml:space="preserve"> Chest radiograph findings in childhood pneumonia cases from the multisite PERCH study. </w:t>
      </w:r>
      <w:r w:rsidRPr="008C02B1">
        <w:rPr>
          <w:rFonts w:cs="Arial"/>
          <w:i/>
          <w:iCs/>
          <w:noProof/>
          <w:sz w:val="20"/>
          <w:szCs w:val="24"/>
        </w:rPr>
        <w:t>Clin. Infect. Dis.</w:t>
      </w:r>
      <w:r w:rsidRPr="008C02B1">
        <w:rPr>
          <w:rFonts w:cs="Arial"/>
          <w:noProof/>
          <w:sz w:val="20"/>
          <w:szCs w:val="24"/>
        </w:rPr>
        <w:t xml:space="preserve"> </w:t>
      </w:r>
      <w:r w:rsidRPr="008C02B1">
        <w:rPr>
          <w:rFonts w:cs="Arial"/>
          <w:b/>
          <w:bCs/>
          <w:noProof/>
          <w:sz w:val="20"/>
          <w:szCs w:val="24"/>
        </w:rPr>
        <w:t>64</w:t>
      </w:r>
      <w:r w:rsidRPr="008C02B1">
        <w:rPr>
          <w:rFonts w:cs="Arial"/>
          <w:noProof/>
          <w:sz w:val="20"/>
          <w:szCs w:val="24"/>
        </w:rPr>
        <w:t>, S262–S270 (2017).</w:t>
      </w:r>
    </w:p>
    <w:p w14:paraId="27B1BFDE"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lastRenderedPageBreak/>
        <w:t>36.</w:t>
      </w:r>
      <w:r w:rsidRPr="008C02B1">
        <w:rPr>
          <w:rFonts w:cs="Arial"/>
          <w:noProof/>
          <w:sz w:val="20"/>
          <w:szCs w:val="24"/>
        </w:rPr>
        <w:tab/>
        <w:t xml:space="preserve">Nicholas Fancourt, Maria Deloria Knoll, Breanna Barger-Kamate, John de Campo, Margaret de Campo, Mahamadou Diallo, Bernard E. Ebruke, Daniel R. Feikin, Fergus Gleeson, Wenfeng Gong, Laura L. Hammitt, Rasa Izadnegahdar, Anchalee Kruatrachue, Shabir A. Madh, K. L. O. Standardized Interpretation of Chest Radiographs in Cases of Pediatric Pneumonia From the PERCH Study. </w:t>
      </w:r>
      <w:r w:rsidRPr="008C02B1">
        <w:rPr>
          <w:rFonts w:cs="Arial"/>
          <w:i/>
          <w:iCs/>
          <w:noProof/>
          <w:sz w:val="20"/>
          <w:szCs w:val="24"/>
        </w:rPr>
        <w:t>Clin. Infect. Dis.</w:t>
      </w:r>
      <w:r w:rsidRPr="008C02B1">
        <w:rPr>
          <w:rFonts w:cs="Arial"/>
          <w:noProof/>
          <w:sz w:val="20"/>
          <w:szCs w:val="24"/>
        </w:rPr>
        <w:t xml:space="preserve"> S253–S261 (2017).</w:t>
      </w:r>
    </w:p>
    <w:p w14:paraId="691A653D"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37.</w:t>
      </w:r>
      <w:r w:rsidRPr="008C02B1">
        <w:rPr>
          <w:rFonts w:cs="Arial"/>
          <w:noProof/>
          <w:sz w:val="20"/>
          <w:szCs w:val="24"/>
        </w:rPr>
        <w:tab/>
        <w:t xml:space="preserve">Benguigui, Y. [Magnitude and control of acute respiratory infections in children]. </w:t>
      </w:r>
      <w:r w:rsidRPr="008C02B1">
        <w:rPr>
          <w:rFonts w:cs="Arial"/>
          <w:i/>
          <w:iCs/>
          <w:noProof/>
          <w:sz w:val="20"/>
          <w:szCs w:val="24"/>
        </w:rPr>
        <w:t>Salud Publica Mex.</w:t>
      </w:r>
      <w:r w:rsidRPr="008C02B1">
        <w:rPr>
          <w:rFonts w:cs="Arial"/>
          <w:noProof/>
          <w:sz w:val="20"/>
          <w:szCs w:val="24"/>
        </w:rPr>
        <w:t xml:space="preserve"> </w:t>
      </w:r>
      <w:r w:rsidRPr="008C02B1">
        <w:rPr>
          <w:rFonts w:cs="Arial"/>
          <w:b/>
          <w:bCs/>
          <w:noProof/>
          <w:sz w:val="20"/>
          <w:szCs w:val="24"/>
        </w:rPr>
        <w:t>30</w:t>
      </w:r>
      <w:r w:rsidRPr="008C02B1">
        <w:rPr>
          <w:rFonts w:cs="Arial"/>
          <w:noProof/>
          <w:sz w:val="20"/>
          <w:szCs w:val="24"/>
        </w:rPr>
        <w:t>, 362–9</w:t>
      </w:r>
    </w:p>
    <w:p w14:paraId="34AABAD7"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38.</w:t>
      </w:r>
      <w:r w:rsidRPr="008C02B1">
        <w:rPr>
          <w:rFonts w:cs="Arial"/>
          <w:noProof/>
          <w:sz w:val="20"/>
          <w:szCs w:val="24"/>
        </w:rPr>
        <w:tab/>
        <w:t xml:space="preserve">Hortensia, R. </w:t>
      </w:r>
      <w:r w:rsidRPr="008C02B1">
        <w:rPr>
          <w:rFonts w:cs="Arial"/>
          <w:i/>
          <w:iCs/>
          <w:noProof/>
          <w:sz w:val="20"/>
          <w:szCs w:val="24"/>
        </w:rPr>
        <w:t>et al.</w:t>
      </w:r>
      <w:r w:rsidRPr="008C02B1">
        <w:rPr>
          <w:rFonts w:cs="Arial"/>
          <w:noProof/>
          <w:sz w:val="20"/>
          <w:szCs w:val="24"/>
        </w:rPr>
        <w:t xml:space="preserve"> Infant Mortality Due to Acute Respiratory Infections: The influence of Primary Care Processes. </w:t>
      </w:r>
      <w:r w:rsidRPr="008C02B1">
        <w:rPr>
          <w:rFonts w:cs="Arial"/>
          <w:i/>
          <w:iCs/>
          <w:noProof/>
          <w:sz w:val="20"/>
          <w:szCs w:val="24"/>
        </w:rPr>
        <w:t>Health Policy Plan.</w:t>
      </w:r>
      <w:r w:rsidRPr="008C02B1">
        <w:rPr>
          <w:rFonts w:cs="Arial"/>
          <w:noProof/>
          <w:sz w:val="20"/>
          <w:szCs w:val="24"/>
        </w:rPr>
        <w:t xml:space="preserve"> </w:t>
      </w:r>
      <w:r w:rsidRPr="008C02B1">
        <w:rPr>
          <w:rFonts w:cs="Arial"/>
          <w:b/>
          <w:bCs/>
          <w:noProof/>
          <w:sz w:val="20"/>
          <w:szCs w:val="24"/>
        </w:rPr>
        <w:t>12</w:t>
      </w:r>
      <w:r w:rsidRPr="008C02B1">
        <w:rPr>
          <w:rFonts w:cs="Arial"/>
          <w:noProof/>
          <w:sz w:val="20"/>
          <w:szCs w:val="24"/>
        </w:rPr>
        <w:t>, 214–230 (1997).</w:t>
      </w:r>
    </w:p>
    <w:p w14:paraId="14CE903E"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39.</w:t>
      </w:r>
      <w:r w:rsidRPr="008C02B1">
        <w:rPr>
          <w:rFonts w:cs="Arial"/>
          <w:noProof/>
          <w:sz w:val="20"/>
          <w:szCs w:val="24"/>
        </w:rPr>
        <w:tab/>
        <w:t xml:space="preserve">Ghimire, M., Pradhan, Y. V. &amp; Maskey, M. K. Community-based interventions for diarrhoeal diseases and acute respiratory infections in Nepal. </w:t>
      </w:r>
      <w:r w:rsidRPr="008C02B1">
        <w:rPr>
          <w:rFonts w:cs="Arial"/>
          <w:i/>
          <w:iCs/>
          <w:noProof/>
          <w:sz w:val="20"/>
          <w:szCs w:val="24"/>
        </w:rPr>
        <w:t>Bull. World Health Organ.</w:t>
      </w:r>
      <w:r w:rsidRPr="008C02B1">
        <w:rPr>
          <w:rFonts w:cs="Arial"/>
          <w:noProof/>
          <w:sz w:val="20"/>
          <w:szCs w:val="24"/>
        </w:rPr>
        <w:t xml:space="preserve"> </w:t>
      </w:r>
      <w:r w:rsidRPr="008C02B1">
        <w:rPr>
          <w:rFonts w:cs="Arial"/>
          <w:b/>
          <w:bCs/>
          <w:noProof/>
          <w:sz w:val="20"/>
          <w:szCs w:val="24"/>
        </w:rPr>
        <w:t>88</w:t>
      </w:r>
      <w:r w:rsidRPr="008C02B1">
        <w:rPr>
          <w:rFonts w:cs="Arial"/>
          <w:noProof/>
          <w:sz w:val="20"/>
          <w:szCs w:val="24"/>
        </w:rPr>
        <w:t>, 216–221 (2010).</w:t>
      </w:r>
    </w:p>
    <w:p w14:paraId="53804E99"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40.</w:t>
      </w:r>
      <w:r w:rsidRPr="008C02B1">
        <w:rPr>
          <w:rFonts w:cs="Arial"/>
          <w:noProof/>
          <w:sz w:val="20"/>
          <w:szCs w:val="24"/>
        </w:rPr>
        <w:tab/>
        <w:t xml:space="preserve">Berkley, J. A. </w:t>
      </w:r>
      <w:r w:rsidRPr="008C02B1">
        <w:rPr>
          <w:rFonts w:cs="Arial"/>
          <w:i/>
          <w:iCs/>
          <w:noProof/>
          <w:sz w:val="20"/>
          <w:szCs w:val="24"/>
        </w:rPr>
        <w:t>et al.</w:t>
      </w:r>
      <w:r w:rsidRPr="008C02B1">
        <w:rPr>
          <w:rFonts w:cs="Arial"/>
          <w:noProof/>
          <w:sz w:val="20"/>
          <w:szCs w:val="24"/>
        </w:rPr>
        <w:t xml:space="preserve"> Prognostic indicators of early and late death in children admitted to district hospital in Kenya: Cohort study. </w:t>
      </w:r>
      <w:r w:rsidRPr="008C02B1">
        <w:rPr>
          <w:rFonts w:cs="Arial"/>
          <w:i/>
          <w:iCs/>
          <w:noProof/>
          <w:sz w:val="20"/>
          <w:szCs w:val="24"/>
        </w:rPr>
        <w:t>Br. Med. J.</w:t>
      </w:r>
      <w:r w:rsidRPr="008C02B1">
        <w:rPr>
          <w:rFonts w:cs="Arial"/>
          <w:noProof/>
          <w:sz w:val="20"/>
          <w:szCs w:val="24"/>
        </w:rPr>
        <w:t xml:space="preserve"> </w:t>
      </w:r>
      <w:r w:rsidRPr="008C02B1">
        <w:rPr>
          <w:rFonts w:cs="Arial"/>
          <w:b/>
          <w:bCs/>
          <w:noProof/>
          <w:sz w:val="20"/>
          <w:szCs w:val="24"/>
        </w:rPr>
        <w:t>326</w:t>
      </w:r>
      <w:r w:rsidRPr="008C02B1">
        <w:rPr>
          <w:rFonts w:cs="Arial"/>
          <w:noProof/>
          <w:sz w:val="20"/>
          <w:szCs w:val="24"/>
        </w:rPr>
        <w:t>, 361–364 (2003).</w:t>
      </w:r>
    </w:p>
    <w:p w14:paraId="7C5426A2"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41.</w:t>
      </w:r>
      <w:r w:rsidRPr="008C02B1">
        <w:rPr>
          <w:rFonts w:cs="Arial"/>
          <w:noProof/>
          <w:sz w:val="20"/>
          <w:szCs w:val="24"/>
        </w:rPr>
        <w:tab/>
        <w:t xml:space="preserve">Ng’ambi, W. </w:t>
      </w:r>
      <w:r w:rsidRPr="008C02B1">
        <w:rPr>
          <w:rFonts w:cs="Arial"/>
          <w:i/>
          <w:iCs/>
          <w:noProof/>
          <w:sz w:val="20"/>
          <w:szCs w:val="24"/>
        </w:rPr>
        <w:t>et al.</w:t>
      </w:r>
      <w:r w:rsidRPr="008C02B1">
        <w:rPr>
          <w:rFonts w:cs="Arial"/>
          <w:noProof/>
          <w:sz w:val="20"/>
          <w:szCs w:val="24"/>
        </w:rPr>
        <w:t xml:space="preserve"> Factors associated with healthcare seeking behaviour for children in Malawi: 2016. </w:t>
      </w:r>
      <w:r w:rsidRPr="008C02B1">
        <w:rPr>
          <w:rFonts w:cs="Arial"/>
          <w:i/>
          <w:iCs/>
          <w:noProof/>
          <w:sz w:val="20"/>
          <w:szCs w:val="24"/>
        </w:rPr>
        <w:t>Trop. Med. Int. Heal.</w:t>
      </w:r>
      <w:r w:rsidRPr="008C02B1">
        <w:rPr>
          <w:rFonts w:cs="Arial"/>
          <w:noProof/>
          <w:sz w:val="20"/>
          <w:szCs w:val="24"/>
        </w:rPr>
        <w:t xml:space="preserve"> (2020). doi:10.1111/tmi.13499</w:t>
      </w:r>
    </w:p>
    <w:p w14:paraId="435B1A00"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42.</w:t>
      </w:r>
      <w:r w:rsidRPr="008C02B1">
        <w:rPr>
          <w:rFonts w:cs="Arial"/>
          <w:noProof/>
          <w:sz w:val="20"/>
          <w:szCs w:val="24"/>
        </w:rPr>
        <w:tab/>
        <w:t xml:space="preserve">Nguyen, D. T. K., Leung, K. K., McIntyre, L., Ghali, W. A. &amp; Sauve, R. Does Integrated Management of Childhood Illness (IMCI) Training Improve the Skills of Health Workers? A Systematic Review and Meta-Analysis. </w:t>
      </w:r>
      <w:r w:rsidRPr="008C02B1">
        <w:rPr>
          <w:rFonts w:cs="Arial"/>
          <w:i/>
          <w:iCs/>
          <w:noProof/>
          <w:sz w:val="20"/>
          <w:szCs w:val="24"/>
        </w:rPr>
        <w:t>PLoS One</w:t>
      </w:r>
      <w:r w:rsidRPr="008C02B1">
        <w:rPr>
          <w:rFonts w:cs="Arial"/>
          <w:noProof/>
          <w:sz w:val="20"/>
          <w:szCs w:val="24"/>
        </w:rPr>
        <w:t xml:space="preserve"> </w:t>
      </w:r>
      <w:r w:rsidRPr="008C02B1">
        <w:rPr>
          <w:rFonts w:cs="Arial"/>
          <w:b/>
          <w:bCs/>
          <w:noProof/>
          <w:sz w:val="20"/>
          <w:szCs w:val="24"/>
        </w:rPr>
        <w:t>8</w:t>
      </w:r>
      <w:r w:rsidRPr="008C02B1">
        <w:rPr>
          <w:rFonts w:cs="Arial"/>
          <w:noProof/>
          <w:sz w:val="20"/>
          <w:szCs w:val="24"/>
        </w:rPr>
        <w:t>, e66030 (2013).</w:t>
      </w:r>
    </w:p>
    <w:p w14:paraId="1901434D"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43.</w:t>
      </w:r>
      <w:r w:rsidRPr="008C02B1">
        <w:rPr>
          <w:rFonts w:cs="Arial"/>
          <w:noProof/>
          <w:sz w:val="20"/>
          <w:szCs w:val="24"/>
        </w:rPr>
        <w:tab/>
        <w:t xml:space="preserve">Uwemedimo, O. T. </w:t>
      </w:r>
      <w:r w:rsidRPr="008C02B1">
        <w:rPr>
          <w:rFonts w:cs="Arial"/>
          <w:i/>
          <w:iCs/>
          <w:noProof/>
          <w:sz w:val="20"/>
          <w:szCs w:val="24"/>
        </w:rPr>
        <w:t>et al.</w:t>
      </w:r>
      <w:r w:rsidRPr="008C02B1">
        <w:rPr>
          <w:rFonts w:cs="Arial"/>
          <w:noProof/>
          <w:sz w:val="20"/>
          <w:szCs w:val="24"/>
        </w:rPr>
        <w:t xml:space="preserve"> Distribution and determinants of pneumonia diagnosis using Integrated Management of Childhood Illness guidelines: a nationally representative study in Malawi. </w:t>
      </w:r>
      <w:r w:rsidRPr="008C02B1">
        <w:rPr>
          <w:rFonts w:cs="Arial"/>
          <w:i/>
          <w:iCs/>
          <w:noProof/>
          <w:sz w:val="20"/>
          <w:szCs w:val="24"/>
        </w:rPr>
        <w:t>BMJ Glob. Heal.</w:t>
      </w:r>
      <w:r w:rsidRPr="008C02B1">
        <w:rPr>
          <w:rFonts w:cs="Arial"/>
          <w:noProof/>
          <w:sz w:val="20"/>
          <w:szCs w:val="24"/>
        </w:rPr>
        <w:t xml:space="preserve"> </w:t>
      </w:r>
      <w:r w:rsidRPr="008C02B1">
        <w:rPr>
          <w:rFonts w:cs="Arial"/>
          <w:b/>
          <w:bCs/>
          <w:noProof/>
          <w:sz w:val="20"/>
          <w:szCs w:val="24"/>
        </w:rPr>
        <w:t>3</w:t>
      </w:r>
      <w:r w:rsidRPr="008C02B1">
        <w:rPr>
          <w:rFonts w:cs="Arial"/>
          <w:noProof/>
          <w:sz w:val="20"/>
          <w:szCs w:val="24"/>
        </w:rPr>
        <w:t>, e000506 (2018).</w:t>
      </w:r>
    </w:p>
    <w:p w14:paraId="607F9785" w14:textId="77777777" w:rsidR="008C02B1" w:rsidRPr="008C02B1" w:rsidRDefault="008C02B1" w:rsidP="008C02B1">
      <w:pPr>
        <w:widowControl w:val="0"/>
        <w:autoSpaceDE w:val="0"/>
        <w:autoSpaceDN w:val="0"/>
        <w:adjustRightInd w:val="0"/>
        <w:spacing w:line="240" w:lineRule="auto"/>
        <w:ind w:left="640" w:hanging="640"/>
        <w:rPr>
          <w:rFonts w:cs="Arial"/>
          <w:noProof/>
          <w:sz w:val="20"/>
          <w:szCs w:val="24"/>
        </w:rPr>
      </w:pPr>
      <w:r w:rsidRPr="008C02B1">
        <w:rPr>
          <w:rFonts w:cs="Arial"/>
          <w:noProof/>
          <w:sz w:val="20"/>
          <w:szCs w:val="24"/>
        </w:rPr>
        <w:t>44.</w:t>
      </w:r>
      <w:r w:rsidRPr="008C02B1">
        <w:rPr>
          <w:rFonts w:cs="Arial"/>
          <w:noProof/>
          <w:sz w:val="20"/>
          <w:szCs w:val="24"/>
        </w:rPr>
        <w:tab/>
      </w:r>
      <w:r w:rsidRPr="008C02B1">
        <w:rPr>
          <w:rFonts w:cs="Arial"/>
          <w:i/>
          <w:iCs/>
          <w:noProof/>
          <w:sz w:val="20"/>
          <w:szCs w:val="24"/>
        </w:rPr>
        <w:t>WHO Recommendations on the Management of Diarrhoea and Pneumonia in HIV-Infected Infants and Children</w:t>
      </w:r>
      <w:r w:rsidRPr="008C02B1">
        <w:rPr>
          <w:rFonts w:cs="Arial"/>
          <w:noProof/>
          <w:sz w:val="20"/>
          <w:szCs w:val="24"/>
        </w:rPr>
        <w:t xml:space="preserve">. </w:t>
      </w:r>
      <w:r w:rsidRPr="008C02B1">
        <w:rPr>
          <w:rFonts w:cs="Arial"/>
          <w:i/>
          <w:iCs/>
          <w:noProof/>
          <w:sz w:val="20"/>
          <w:szCs w:val="24"/>
        </w:rPr>
        <w:t>WHO Recommendations on the Management of Diarrhoea and Pneumonia in HIV-Infected Infants and Children: Integrated Management of Childhood Illness (IMCI)</w:t>
      </w:r>
      <w:r w:rsidRPr="008C02B1">
        <w:rPr>
          <w:rFonts w:cs="Arial"/>
          <w:noProof/>
          <w:sz w:val="20"/>
          <w:szCs w:val="24"/>
        </w:rPr>
        <w:t xml:space="preserve"> (World Health Organization, 2010).</w:t>
      </w:r>
    </w:p>
    <w:p w14:paraId="19E4AC26" w14:textId="77777777" w:rsidR="008C02B1" w:rsidRPr="008C02B1" w:rsidRDefault="008C02B1" w:rsidP="008C02B1">
      <w:pPr>
        <w:widowControl w:val="0"/>
        <w:autoSpaceDE w:val="0"/>
        <w:autoSpaceDN w:val="0"/>
        <w:adjustRightInd w:val="0"/>
        <w:spacing w:line="240" w:lineRule="auto"/>
        <w:ind w:left="640" w:hanging="640"/>
        <w:rPr>
          <w:rFonts w:cs="Arial"/>
          <w:noProof/>
          <w:sz w:val="20"/>
        </w:rPr>
      </w:pPr>
      <w:r w:rsidRPr="008C02B1">
        <w:rPr>
          <w:rFonts w:cs="Arial"/>
          <w:noProof/>
          <w:sz w:val="20"/>
          <w:szCs w:val="24"/>
        </w:rPr>
        <w:t>45.</w:t>
      </w:r>
      <w:r w:rsidRPr="008C02B1">
        <w:rPr>
          <w:rFonts w:cs="Arial"/>
          <w:noProof/>
          <w:sz w:val="20"/>
          <w:szCs w:val="24"/>
        </w:rPr>
        <w:tab/>
        <w:t xml:space="preserve">Johansson, E. W., Nsona, H., Carvajal-Aguirre, L., Amouzou, A. &amp; Hildenwall, H. Determinants of Integrated Management of hildhood Illness (IMCI) non-severe pneumonia classification and care in Malawi health facilities: Analysis of a national facility census. </w:t>
      </w:r>
      <w:r w:rsidRPr="008C02B1">
        <w:rPr>
          <w:rFonts w:cs="Arial"/>
          <w:i/>
          <w:iCs/>
          <w:noProof/>
          <w:sz w:val="20"/>
          <w:szCs w:val="24"/>
        </w:rPr>
        <w:t>J. Glob. Health</w:t>
      </w:r>
      <w:r w:rsidRPr="008C02B1">
        <w:rPr>
          <w:rFonts w:cs="Arial"/>
          <w:noProof/>
          <w:sz w:val="20"/>
          <w:szCs w:val="24"/>
        </w:rPr>
        <w:t xml:space="preserve"> </w:t>
      </w:r>
      <w:r w:rsidRPr="008C02B1">
        <w:rPr>
          <w:rFonts w:cs="Arial"/>
          <w:b/>
          <w:bCs/>
          <w:noProof/>
          <w:sz w:val="20"/>
          <w:szCs w:val="24"/>
        </w:rPr>
        <w:t>7</w:t>
      </w:r>
      <w:r w:rsidRPr="008C02B1">
        <w:rPr>
          <w:rFonts w:cs="Arial"/>
          <w:noProof/>
          <w:sz w:val="20"/>
          <w:szCs w:val="24"/>
        </w:rPr>
        <w:t>, (2017).</w:t>
      </w:r>
    </w:p>
    <w:p w14:paraId="0216DA93" w14:textId="72B48606" w:rsidR="00E42E1E" w:rsidRPr="003A2C44" w:rsidRDefault="00E42E1E" w:rsidP="003A2C44">
      <w:pPr>
        <w:ind w:firstLine="0"/>
        <w:rPr>
          <w:rFonts w:cs="Arial"/>
          <w:sz w:val="19"/>
          <w:szCs w:val="19"/>
        </w:rPr>
      </w:pPr>
      <w:r w:rsidRPr="003A2C44">
        <w:rPr>
          <w:rFonts w:cs="Arial"/>
          <w:sz w:val="19"/>
          <w:szCs w:val="19"/>
        </w:rPr>
        <w:fldChar w:fldCharType="end"/>
      </w:r>
    </w:p>
    <w:sectPr w:rsidR="00E42E1E" w:rsidRPr="003A2C44" w:rsidSect="0040395A">
      <w:pgSz w:w="11906" w:h="16838"/>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Valentina Cambiano" w:date="2020-11-12T18:12:00Z" w:initials="VC">
    <w:p w14:paraId="6A33198E" w14:textId="77777777" w:rsidR="000979B2" w:rsidRDefault="000979B2" w:rsidP="00E01721">
      <w:pPr>
        <w:pStyle w:val="CommentText"/>
      </w:pPr>
      <w:r>
        <w:rPr>
          <w:rStyle w:val="CommentReference"/>
        </w:rPr>
        <w:annotationRef/>
      </w:r>
      <w:r>
        <w:t>I guess this is the period with the lowest vaccination coverage.</w:t>
      </w:r>
    </w:p>
    <w:p w14:paraId="456846AF" w14:textId="77777777" w:rsidR="000979B2" w:rsidRDefault="000979B2" w:rsidP="00E01721">
      <w:pPr>
        <w:pStyle w:val="CommentText"/>
      </w:pPr>
      <w:r>
        <w:t>Do you remember how much was the coverage? just thinking that it could still have prevented a considerable amount of cases?</w:t>
      </w:r>
    </w:p>
    <w:p w14:paraId="4C6C8935" w14:textId="77777777" w:rsidR="000979B2" w:rsidRDefault="000979B2" w:rsidP="00E01721">
      <w:pPr>
        <w:pStyle w:val="CommentText"/>
      </w:pPr>
      <w:r>
        <w:t>I’m wondering whether based on the efficacy of the vaccine and the coverage we should infer the incidence, we can talk through this</w:t>
      </w:r>
    </w:p>
  </w:comment>
  <w:comment w:id="10" w:author="Colbourn, Tim" w:date="2021-01-06T16:50:00Z" w:initials="CT">
    <w:p w14:paraId="0EE365B8" w14:textId="3AA6A24E" w:rsidR="000979B2" w:rsidRDefault="000979B2">
      <w:pPr>
        <w:pStyle w:val="CommentText"/>
      </w:pPr>
      <w:r>
        <w:rPr>
          <w:rStyle w:val="CommentReference"/>
        </w:rPr>
        <w:annotationRef/>
      </w:r>
      <w:r>
        <w:t>3-dose coverage of PCV13 vaccine would have been low in Jan-Jun 2012 as by June it was about 45%. The McCollum (2017) PLOS One study referenced here as ref 13 actually looks at the effect of the vaccine on incidence so we could use the estimated incidence at 0% coverage according to the model results from the paper potentially as an alternative (though just checking I see these are not actually in the paper).</w:t>
      </w:r>
    </w:p>
  </w:comment>
  <w:comment w:id="11" w:author="Colbourn, Tim" w:date="2021-01-06T16:54:00Z" w:initials="CT">
    <w:p w14:paraId="67B32600" w14:textId="64CBA376" w:rsidR="000979B2" w:rsidRDefault="000979B2">
      <w:pPr>
        <w:pStyle w:val="CommentText"/>
      </w:pPr>
      <w:r>
        <w:rPr>
          <w:rStyle w:val="CommentReference"/>
        </w:rPr>
        <w:annotationRef/>
      </w:r>
      <w:r>
        <w:t xml:space="preserve">Figure 4 of this paper shows our empirical data for vaccine coverage over time used in McCollum 2017: </w:t>
      </w:r>
      <w:hyperlink r:id="rId1" w:history="1">
        <w:r w:rsidRPr="009B0A79">
          <w:rPr>
            <w:rStyle w:val="Hyperlink"/>
          </w:rPr>
          <w:t>https://gatesopenresearch.org/articles/2-37</w:t>
        </w:r>
      </w:hyperlink>
    </w:p>
    <w:p w14:paraId="232AC189" w14:textId="7FC946EE" w:rsidR="000979B2" w:rsidRDefault="000979B2">
      <w:pPr>
        <w:pStyle w:val="CommentText"/>
      </w:pPr>
    </w:p>
  </w:comment>
  <w:comment w:id="12" w:author="Colbourn, Tim" w:date="2021-03-01T10:42:00Z" w:initials="CT">
    <w:p w14:paraId="096573CB" w14:textId="75355B60" w:rsidR="000979B2" w:rsidRDefault="000979B2">
      <w:pPr>
        <w:pStyle w:val="CommentText"/>
      </w:pPr>
      <w:r>
        <w:rPr>
          <w:rStyle w:val="CommentReference"/>
        </w:rPr>
        <w:annotationRef/>
      </w:r>
      <w:r>
        <w:t>Also worth considering that PCV13 only prevents one pathogen (S.Pneumoniae) so at low vaccine coverage is unlikely to have much of an effect on overall incidence so I think this is fine.</w:t>
      </w:r>
    </w:p>
  </w:comment>
  <w:comment w:id="13" w:author="Valentina Cambiano" w:date="2020-11-12T18:39:00Z" w:initials="VC">
    <w:p w14:paraId="17BD425A" w14:textId="77777777" w:rsidR="000979B2" w:rsidRDefault="000979B2" w:rsidP="009A51D2">
      <w:pPr>
        <w:pStyle w:val="CommentText"/>
        <w:ind w:firstLine="0"/>
      </w:pPr>
      <w:r>
        <w:rPr>
          <w:rStyle w:val="CommentReference"/>
        </w:rPr>
        <w:annotationRef/>
      </w:r>
      <w:r>
        <w:t>Just double checking I’m understanding correctly, so you are de facto modelling only ALRI that would be presented to the health care system..</w:t>
      </w:r>
    </w:p>
  </w:comment>
  <w:comment w:id="14" w:author="Li Lin, Ines" w:date="2020-12-30T14:34:00Z" w:initials="LLI">
    <w:p w14:paraId="1C2DBD48" w14:textId="6AC541EB" w:rsidR="000979B2" w:rsidRDefault="000979B2">
      <w:pPr>
        <w:pStyle w:val="CommentText"/>
      </w:pPr>
      <w:r>
        <w:rPr>
          <w:rStyle w:val="CommentReference"/>
        </w:rPr>
        <w:annotationRef/>
      </w:r>
      <w:r>
        <w:t>At the moment yes, ideally would be to model all cases, seeking + not seeking health care, but the DHS values for those who did seek care are ~60% based on respiratory symptoms, so it would greatly overestimate the incidence of ALRI</w:t>
      </w:r>
    </w:p>
    <w:p w14:paraId="70C12DEE" w14:textId="389232A2" w:rsidR="000979B2" w:rsidRDefault="000979B2">
      <w:pPr>
        <w:pStyle w:val="CommentText"/>
      </w:pPr>
      <w:r>
        <w:t>Will have to think another way to capture those not sought care</w:t>
      </w:r>
    </w:p>
  </w:comment>
  <w:comment w:id="15" w:author="Colbourn, Tim" w:date="2021-03-01T10:47:00Z" w:initials="CT">
    <w:p w14:paraId="17EBA645" w14:textId="13A638CF" w:rsidR="000979B2" w:rsidRDefault="000979B2">
      <w:pPr>
        <w:pStyle w:val="CommentText"/>
      </w:pPr>
      <w:r>
        <w:rPr>
          <w:rStyle w:val="CommentReference"/>
        </w:rPr>
        <w:annotationRef/>
      </w:r>
      <w:r>
        <w:t>If anything, given the “true pneumonia” cases are only a fraction of all those with symptoms, the care seeking is actually something like 200% i.e. 2 seek care with IMCI symptoms for every 1 that actually has true pneumonia. I think very few with true pneumonia according to the natural history will not seek care.</w:t>
      </w:r>
    </w:p>
  </w:comment>
  <w:comment w:id="16" w:author="Colbourn, Tim" w:date="2021-03-01T14:15:00Z" w:initials="CT">
    <w:p w14:paraId="78771B14" w14:textId="5B600BF3" w:rsidR="000979B2" w:rsidRDefault="000979B2">
      <w:pPr>
        <w:pStyle w:val="CommentText"/>
      </w:pPr>
      <w:r>
        <w:rPr>
          <w:rStyle w:val="CommentReference"/>
        </w:rPr>
        <w:annotationRef/>
      </w:r>
      <w:r>
        <w:t>Should this be moved to be Table 5?</w:t>
      </w:r>
      <w:r>
        <w:br/>
        <w:t>Table 8 doesn’t seem to be referenced in the text near to where it is placed.</w:t>
      </w:r>
    </w:p>
  </w:comment>
  <w:comment w:id="20" w:author="Colbourn, Tim" w:date="2021-01-06T20:26:00Z" w:initials="CT">
    <w:p w14:paraId="56CF331C" w14:textId="77777777" w:rsidR="000979B2" w:rsidRDefault="000979B2" w:rsidP="000979B2">
      <w:pPr>
        <w:pStyle w:val="CommentText"/>
      </w:pPr>
      <w:r>
        <w:rPr>
          <w:rStyle w:val="CommentReference"/>
        </w:rPr>
        <w:annotationRef/>
      </w:r>
      <w:r>
        <w:t>Better to specify months of the year given Malawi is in the southern hemisphere (and also doesn’t really have “summer” and “autumn” per se even at the other end of the year)</w:t>
      </w:r>
    </w:p>
  </w:comment>
  <w:comment w:id="26" w:author="Colbourn, Tim" w:date="2021-03-01T14:06:00Z" w:initials="CT">
    <w:p w14:paraId="65E88BE4" w14:textId="77777777" w:rsidR="000979B2" w:rsidRDefault="000979B2" w:rsidP="000979B2">
      <w:pPr>
        <w:pStyle w:val="CommentText"/>
      </w:pPr>
      <w:r>
        <w:rPr>
          <w:rStyle w:val="CommentReference"/>
        </w:rPr>
        <w:annotationRef/>
      </w:r>
      <w:r>
        <w:t>I think these all need to add to 1?</w:t>
      </w:r>
    </w:p>
  </w:comment>
  <w:comment w:id="27" w:author="Colbourn, Tim" w:date="2021-03-01T14:06:00Z" w:initials="CT">
    <w:p w14:paraId="254B980D" w14:textId="77777777" w:rsidR="000979B2" w:rsidRDefault="000979B2" w:rsidP="000979B2">
      <w:pPr>
        <w:pStyle w:val="CommentText"/>
      </w:pPr>
      <w:r>
        <w:rPr>
          <w:rStyle w:val="CommentReference"/>
        </w:rPr>
        <w:annotationRef/>
      </w:r>
      <w:r>
        <w:t>Source?</w:t>
      </w:r>
    </w:p>
  </w:comment>
  <w:comment w:id="30" w:author="Colbourn, Tim" w:date="2021-03-01T14:11:00Z" w:initials="CT">
    <w:p w14:paraId="6014E59D" w14:textId="77777777" w:rsidR="000979B2" w:rsidRDefault="000979B2" w:rsidP="000979B2">
      <w:pPr>
        <w:pStyle w:val="CommentText"/>
      </w:pPr>
      <w:r>
        <w:rPr>
          <w:rStyle w:val="CommentReference"/>
        </w:rPr>
        <w:annotationRef/>
      </w:r>
      <w:r>
        <w:t>Probably higher than this, more like 0.9 or 0.95 – problem is more that the care that is received is not optimal.</w:t>
      </w:r>
    </w:p>
  </w:comment>
  <w:comment w:id="33" w:author="Colbourn, Tim" w:date="2021-03-01T14:19:00Z" w:initials="CT">
    <w:p w14:paraId="161CE2C7" w14:textId="1C936DCC" w:rsidR="000979B2" w:rsidRDefault="000979B2" w:rsidP="00851995">
      <w:pPr>
        <w:pStyle w:val="CommentText"/>
      </w:pPr>
      <w:r>
        <w:rPr>
          <w:rStyle w:val="CommentReference"/>
        </w:rPr>
        <w:annotationRef/>
      </w:r>
      <w:r>
        <w:rPr>
          <w:rStyle w:val="CommentReference"/>
        </w:rPr>
        <w:annotationRef/>
      </w:r>
      <w:r>
        <w:t>Severe bacterial ALRI (or severe bacterial-viral co-infection) can also require oxygen and supportive care. I see at the end of this paragraph you do mention progression to severe disease but it could be clearer here.</w:t>
      </w:r>
    </w:p>
  </w:comment>
  <w:comment w:id="34" w:author="Colbourn, Tim" w:date="2021-03-01T14:19:00Z" w:initials="CT">
    <w:p w14:paraId="1EEAC0C1" w14:textId="4D24AF94" w:rsidR="000979B2" w:rsidRDefault="000979B2">
      <w:pPr>
        <w:pStyle w:val="CommentText"/>
      </w:pPr>
      <w:r>
        <w:rPr>
          <w:rStyle w:val="CommentReference"/>
        </w:rPr>
        <w:annotationRef/>
      </w:r>
      <w:r>
        <w:t>Is this common? I’m not sure if there are anti-viral drugs for pneumonia?</w:t>
      </w:r>
    </w:p>
  </w:comment>
  <w:comment w:id="39" w:author="Colbourn, Tim" w:date="2021-03-01T14:27:00Z" w:initials="CT">
    <w:p w14:paraId="03FDA261" w14:textId="4ADE555F" w:rsidR="000979B2" w:rsidRDefault="000979B2">
      <w:pPr>
        <w:pStyle w:val="CommentText"/>
      </w:pPr>
      <w:r>
        <w:rPr>
          <w:rStyle w:val="CommentReference"/>
        </w:rPr>
        <w:annotationRef/>
      </w:r>
      <w:r>
        <w:t>Might want to make them have either cough or difficulty breathing as per Table 1 so if cough = No then difficulty breathing has to be set to yes</w:t>
      </w:r>
      <w:r>
        <w:br/>
        <w:t>(also tachypnoea or chest indrawing or danger signs as per Table 1 – they have to have at least one of these)</w:t>
      </w:r>
      <w:r>
        <w:br/>
      </w:r>
      <w:r>
        <w:br/>
        <w:t>The easiest way to do this might be to add rules afterwards (i.e. after you see what symptoms they have given these probabilities) just to make it consistent with Table 1 clinical definitions.</w:t>
      </w:r>
    </w:p>
  </w:comment>
  <w:comment w:id="45" w:author="Colbourn, Tim" w:date="2021-03-01T14:42:00Z" w:initials="CT">
    <w:p w14:paraId="7FD9F20F" w14:textId="73E641D3" w:rsidR="000979B2" w:rsidRDefault="000979B2">
      <w:pPr>
        <w:pStyle w:val="CommentText"/>
      </w:pPr>
      <w:r>
        <w:rPr>
          <w:rStyle w:val="CommentReference"/>
        </w:rPr>
        <w:annotationRef/>
      </w:r>
      <w:r>
        <w:t>This is essentially the same as Figure 3 (just IMCI instead of iCCM) and is not mentioned in the text so maybe don’t need as a separate figure? (just add iCCM/IMCI to Figure 3?)</w:t>
      </w:r>
    </w:p>
  </w:comment>
  <w:comment w:id="47" w:author="Li Lin, Ines" w:date="2021-01-05T12:04:00Z" w:initials="LLI">
    <w:p w14:paraId="1547D96F" w14:textId="10EA597A" w:rsidR="000979B2" w:rsidRDefault="000979B2">
      <w:pPr>
        <w:pStyle w:val="CommentText"/>
      </w:pPr>
      <w:r>
        <w:rPr>
          <w:rStyle w:val="CommentReference"/>
        </w:rPr>
        <w:annotationRef/>
      </w:r>
      <w:r>
        <w:t>This section on facility level 2 are notes for myself to then build the algorithm code of diagnosis, not much information here to read</w:t>
      </w:r>
    </w:p>
  </w:comment>
  <w:comment w:id="48" w:author="Colbourn, Tim" w:date="2021-03-01T14:46:00Z" w:initials="CT">
    <w:p w14:paraId="7337A8BC" w14:textId="356527A4" w:rsidR="000979B2" w:rsidRDefault="000979B2">
      <w:pPr>
        <w:pStyle w:val="CommentText"/>
      </w:pPr>
      <w:r>
        <w:rPr>
          <w:rStyle w:val="CommentReference"/>
        </w:rPr>
        <w:annotationRef/>
      </w:r>
      <w:r>
        <w:t>ok</w:t>
      </w:r>
    </w:p>
  </w:comment>
  <w:comment w:id="49" w:author="Colbourn, Tim" w:date="2021-03-01T14:50:00Z" w:initials="CT">
    <w:p w14:paraId="764C65C1" w14:textId="6646F3E3" w:rsidR="000979B2" w:rsidRDefault="000979B2">
      <w:pPr>
        <w:pStyle w:val="CommentText"/>
      </w:pPr>
      <w:r>
        <w:rPr>
          <w:rStyle w:val="CommentReference"/>
        </w:rPr>
        <w:annotationRef/>
      </w:r>
      <w:r>
        <w:t>where is this Figure from?</w:t>
      </w:r>
    </w:p>
  </w:comment>
  <w:comment w:id="52" w:author="Colbourn, Tim" w:date="2021-03-01T14:52:00Z" w:initials="CT">
    <w:p w14:paraId="2750973B" w14:textId="17366A64" w:rsidR="000979B2" w:rsidRDefault="000979B2">
      <w:pPr>
        <w:pStyle w:val="CommentText"/>
      </w:pPr>
      <w:r>
        <w:rPr>
          <w:rStyle w:val="CommentReference"/>
        </w:rPr>
        <w:annotationRef/>
      </w:r>
      <w:r>
        <w:t>Lots of room for improvement in health worker diagnosis – policy question 4</w:t>
      </w:r>
    </w:p>
  </w:comment>
  <w:comment w:id="56" w:author="Colbourn, Tim" w:date="2020-10-14T11:03:00Z" w:initials="CT">
    <w:p w14:paraId="2B8FD658" w14:textId="77777777" w:rsidR="000979B2" w:rsidRDefault="000979B2" w:rsidP="00BB18AA">
      <w:pPr>
        <w:pStyle w:val="CommentText"/>
      </w:pPr>
      <w:r>
        <w:rPr>
          <w:rStyle w:val="CommentReference"/>
        </w:rPr>
        <w:annotationRef/>
      </w:r>
      <w:r>
        <w:t>This one could be also done in conjunction with question 2 (i.e. question 2 baseline without pulse oximetry could be done with this improvement in sensitivity as per question 4, as well as without such improvement)</w:t>
      </w:r>
    </w:p>
  </w:comment>
  <w:comment w:id="58" w:author="Li Lin, Ines" w:date="2020-10-08T14:15:00Z" w:initials="LLI">
    <w:p w14:paraId="2FC6311A" w14:textId="77777777" w:rsidR="000979B2" w:rsidRDefault="000979B2" w:rsidP="00BB18AA">
      <w:pPr>
        <w:pStyle w:val="CommentText"/>
      </w:pPr>
      <w:r>
        <w:rPr>
          <w:rStyle w:val="CommentReference"/>
        </w:rPr>
        <w:annotationRef/>
      </w:r>
      <w:r>
        <w:t>To consider: multiple doses needed? Hypothetical intervention</w:t>
      </w:r>
    </w:p>
  </w:comment>
  <w:comment w:id="59" w:author="Colbourn, Tim" w:date="2020-10-14T10:25:00Z" w:initials="CT">
    <w:p w14:paraId="615685B0" w14:textId="77777777" w:rsidR="000979B2" w:rsidRDefault="000979B2" w:rsidP="00BB18AA">
      <w:pPr>
        <w:pStyle w:val="CommentText"/>
      </w:pPr>
      <w:r>
        <w:rPr>
          <w:rStyle w:val="CommentReference"/>
        </w:rPr>
        <w:annotationRef/>
      </w:r>
      <w:r>
        <w:t>I think some RSV vaccine trials may have started now, worth looking at the dosing schedules being trialed.</w:t>
      </w:r>
    </w:p>
    <w:p w14:paraId="4F53A992" w14:textId="77777777" w:rsidR="000979B2" w:rsidRDefault="000979B2" w:rsidP="00BB18AA">
      <w:pPr>
        <w:pStyle w:val="CommentText"/>
      </w:pPr>
      <w:r>
        <w:t>See RSV Gold website, and publications linked here:</w:t>
      </w:r>
    </w:p>
    <w:p w14:paraId="579D30D0" w14:textId="77777777" w:rsidR="000979B2" w:rsidRDefault="000979B2" w:rsidP="00BB18AA">
      <w:pPr>
        <w:pStyle w:val="CommentText"/>
      </w:pPr>
      <w:hyperlink r:id="rId2" w:history="1">
        <w:r w:rsidRPr="0074196C">
          <w:rPr>
            <w:rStyle w:val="Hyperlink"/>
          </w:rPr>
          <w:t>https://rsvgold.com/data/</w:t>
        </w:r>
      </w:hyperlink>
    </w:p>
    <w:p w14:paraId="44666F2F" w14:textId="77777777" w:rsidR="000979B2" w:rsidRDefault="000979B2" w:rsidP="00BB18AA">
      <w:pPr>
        <w:pStyle w:val="CommentText"/>
      </w:pPr>
      <w:r>
        <w:t>It seems like maternal vaccination during pregnancy at 30 weeks is actually being proposed (presumably because RSV infection is common in very young babies)</w:t>
      </w:r>
    </w:p>
  </w:comment>
  <w:comment w:id="60" w:author="Li Lin, Ines" w:date="2020-10-08T14:24:00Z" w:initials="LLI">
    <w:p w14:paraId="6A547904" w14:textId="77777777" w:rsidR="000979B2" w:rsidRDefault="000979B2" w:rsidP="00AF2977">
      <w:pPr>
        <w:pStyle w:val="CommentText"/>
      </w:pPr>
      <w:r>
        <w:rPr>
          <w:rStyle w:val="CommentReference"/>
        </w:rPr>
        <w:annotationRef/>
      </w:r>
      <w:r>
        <w:t>Is this needed? Not modelling herd immunity in TLO</w:t>
      </w:r>
    </w:p>
  </w:comment>
  <w:comment w:id="61" w:author="Colbourn, Tim" w:date="2021-03-01T14:57:00Z" w:initials="CT">
    <w:p w14:paraId="55992B58" w14:textId="41EC3BE0" w:rsidR="000979B2" w:rsidRDefault="000979B2">
      <w:pPr>
        <w:pStyle w:val="CommentText"/>
      </w:pPr>
      <w:r>
        <w:rPr>
          <w:rStyle w:val="CommentReference"/>
        </w:rPr>
        <w:annotationRef/>
      </w:r>
      <w:r>
        <w:t>Vaccine coverage will still be needed though just as the probability that any given child will have this intervention (i.e. the impact of this intervention will be via coverage * effectiveness)</w:t>
      </w:r>
    </w:p>
  </w:comment>
  <w:comment w:id="62" w:author="Colbourn, Tim" w:date="2021-03-01T14:58:00Z" w:initials="CT">
    <w:p w14:paraId="18DF3AEA" w14:textId="066BE54B" w:rsidR="000979B2" w:rsidRDefault="000979B2">
      <w:pPr>
        <w:pStyle w:val="CommentText"/>
      </w:pPr>
      <w:r>
        <w:rPr>
          <w:rStyle w:val="CommentReference"/>
        </w:rPr>
        <w:annotationRef/>
      </w:r>
      <w:r>
        <w:t>Yes (as per above reply to your comment)</w:t>
      </w:r>
    </w:p>
  </w:comment>
  <w:comment w:id="63" w:author="Colbourn, Tim" w:date="2021-03-01T14:59:00Z" w:initials="CT">
    <w:p w14:paraId="267CEC1C" w14:textId="3BB30216" w:rsidR="000979B2" w:rsidRDefault="000979B2">
      <w:pPr>
        <w:pStyle w:val="CommentText"/>
      </w:pPr>
      <w:r>
        <w:rPr>
          <w:rStyle w:val="CommentReference"/>
        </w:rPr>
        <w:annotationRef/>
      </w:r>
      <w:r>
        <w:t>This would be good, and you could produce a separate graph for each combination of effectiveness &amp; coverage parameters.</w:t>
      </w:r>
    </w:p>
  </w:comment>
  <w:comment w:id="68" w:author="Colbourn, Tim" w:date="2021-03-01T15:03:00Z" w:initials="CT">
    <w:p w14:paraId="01A2530C" w14:textId="01DE5ED4" w:rsidR="000979B2" w:rsidRDefault="000979B2">
      <w:pPr>
        <w:pStyle w:val="CommentText"/>
      </w:pPr>
      <w:r>
        <w:rPr>
          <w:rStyle w:val="CommentReference"/>
        </w:rPr>
        <w:annotationRef/>
      </w:r>
      <w:r>
        <w:t>As per below comment</w:t>
      </w:r>
    </w:p>
  </w:comment>
  <w:comment w:id="69" w:author="Colbourn, Tim" w:date="2021-03-01T15:01:00Z" w:initials="CT">
    <w:p w14:paraId="3F269359" w14:textId="4D5A79C3" w:rsidR="000979B2" w:rsidRDefault="000979B2">
      <w:pPr>
        <w:pStyle w:val="CommentText"/>
      </w:pPr>
      <w:r>
        <w:rPr>
          <w:rStyle w:val="CommentReference"/>
        </w:rPr>
        <w:annotationRef/>
      </w:r>
      <w:r>
        <w:t>Like with the vaccine above you could potentially add a parameter for pulse oximetry coverage (with those not being covered by pulse oximetry having oxygen saturation set to missing. Though important to distinguish between missing oxygen saturation when pulse oximetry was actually attempted as that usually means the child is very sick – see our papers e.g. Colbourn et al 2020 PLOS Medicine, McCollum et al 2016 BWHO).</w:t>
      </w:r>
    </w:p>
  </w:comment>
  <w:comment w:id="70" w:author="Colbourn, Tim" w:date="2021-03-01T15:04:00Z" w:initials="CT">
    <w:p w14:paraId="3E2520F2" w14:textId="3F919223" w:rsidR="000979B2" w:rsidRDefault="000979B2">
      <w:pPr>
        <w:pStyle w:val="CommentText"/>
      </w:pPr>
      <w:r>
        <w:rPr>
          <w:rStyle w:val="CommentReference"/>
        </w:rPr>
        <w:annotationRef/>
      </w:r>
      <w:r>
        <w:t>I would delete this one as the second one is most relevant (and we also can’t assume health worker classification will be 100%, especially without tools like pulse oximetry  - and hypoxaemia as determined by pulse oximetry doesn’t always overlap with clinical IMIC signs of severity anyway hence pulse oximetry can add value)</w:t>
      </w:r>
    </w:p>
  </w:comment>
  <w:comment w:id="81" w:author="Colbourn, Tim" w:date="2021-03-01T15:14:00Z" w:initials="CT">
    <w:p w14:paraId="6044C344" w14:textId="039EEE2E" w:rsidR="000979B2" w:rsidRDefault="000979B2">
      <w:pPr>
        <w:pStyle w:val="CommentText"/>
      </w:pPr>
      <w:r>
        <w:rPr>
          <w:rStyle w:val="CommentReference"/>
        </w:rPr>
        <w:annotationRef/>
      </w:r>
      <w:r>
        <w:t xml:space="preserve">That’s the “Bacterial Pneumonia” boxes to the right at the end of the viral pathogen pathways in the previous figure? Maybe add “co-infection/secondary infection” there in the above figure? </w:t>
      </w:r>
    </w:p>
  </w:comment>
  <w:comment w:id="82" w:author="Colbourn, Tim" w:date="2021-03-01T15:16:00Z" w:initials="CT">
    <w:p w14:paraId="55FDE1ED" w14:textId="48634A34" w:rsidR="000979B2" w:rsidRDefault="000979B2">
      <w:pPr>
        <w:pStyle w:val="CommentText"/>
      </w:pPr>
      <w:r>
        <w:rPr>
          <w:rStyle w:val="CommentReference"/>
        </w:rPr>
        <w:annotationRef/>
      </w:r>
      <w:r>
        <w:t>A new infection? So then go back to i again above and start again?</w:t>
      </w:r>
    </w:p>
  </w:comment>
  <w:comment w:id="83" w:author="Colbourn, Tim" w:date="2021-03-01T21:26:00Z" w:initials="CT">
    <w:p w14:paraId="71B98971" w14:textId="77777777" w:rsidR="000979B2" w:rsidRPr="00671C9A" w:rsidRDefault="000979B2" w:rsidP="00671C9A">
      <w:pPr>
        <w:spacing w:after="0" w:line="240" w:lineRule="auto"/>
        <w:ind w:firstLine="0"/>
        <w:contextualSpacing w:val="0"/>
        <w:jc w:val="left"/>
        <w:rPr>
          <w:rFonts w:ascii="Times New Roman" w:eastAsia="Times New Roman" w:hAnsi="Times New Roman" w:cs="Times New Roman"/>
          <w:sz w:val="24"/>
          <w:szCs w:val="24"/>
          <w:lang w:eastAsia="en-GB"/>
        </w:rPr>
      </w:pPr>
      <w:r>
        <w:rPr>
          <w:rStyle w:val="CommentReference"/>
        </w:rPr>
        <w:annotationRef/>
      </w:r>
      <w:r>
        <w:t xml:space="preserve">Steps i. to v. are a useful walkthrough though I think you need to add more steps for </w:t>
      </w:r>
      <w:r w:rsidRPr="00671C9A">
        <w:rPr>
          <w:rFonts w:ascii="Consolas" w:eastAsia="Times New Roman" w:hAnsi="Consolas" w:cs="Consolas"/>
          <w:color w:val="6F42C1"/>
          <w:sz w:val="18"/>
          <w:szCs w:val="18"/>
          <w:shd w:val="clear" w:color="auto" w:fill="FFFFFF"/>
          <w:lang w:eastAsia="en-GB"/>
        </w:rPr>
        <w:t>do_alri_treatment</w:t>
      </w:r>
    </w:p>
    <w:p w14:paraId="007F8E56" w14:textId="77777777" w:rsidR="000979B2" w:rsidRPr="00671C9A" w:rsidRDefault="000979B2" w:rsidP="00671C9A">
      <w:pPr>
        <w:spacing w:after="0" w:line="240" w:lineRule="auto"/>
        <w:ind w:firstLine="0"/>
        <w:contextualSpacing w:val="0"/>
        <w:jc w:val="left"/>
        <w:rPr>
          <w:rFonts w:ascii="Times New Roman" w:eastAsia="Times New Roman" w:hAnsi="Times New Roman" w:cs="Times New Roman"/>
          <w:sz w:val="24"/>
          <w:szCs w:val="24"/>
          <w:lang w:eastAsia="en-GB"/>
        </w:rPr>
      </w:pPr>
      <w:r w:rsidRPr="00671C9A">
        <w:rPr>
          <w:rFonts w:ascii="Consolas" w:eastAsia="Times New Roman" w:hAnsi="Consolas" w:cs="Consolas"/>
          <w:color w:val="6F42C1"/>
          <w:sz w:val="18"/>
          <w:szCs w:val="18"/>
          <w:shd w:val="clear" w:color="auto" w:fill="FFFFFF"/>
          <w:lang w:eastAsia="en-GB"/>
        </w:rPr>
        <w:t>cancel_death_date</w:t>
      </w:r>
    </w:p>
    <w:p w14:paraId="2DDCA544" w14:textId="77777777" w:rsidR="000979B2" w:rsidRPr="00671C9A" w:rsidRDefault="000979B2" w:rsidP="00671C9A">
      <w:pPr>
        <w:spacing w:after="0" w:line="240" w:lineRule="auto"/>
        <w:ind w:firstLine="0"/>
        <w:contextualSpacing w:val="0"/>
        <w:jc w:val="left"/>
        <w:rPr>
          <w:rFonts w:ascii="Times New Roman" w:eastAsia="Times New Roman" w:hAnsi="Times New Roman" w:cs="Times New Roman"/>
          <w:sz w:val="24"/>
          <w:szCs w:val="24"/>
          <w:lang w:eastAsia="en-GB"/>
        </w:rPr>
      </w:pPr>
      <w:r w:rsidRPr="00671C9A">
        <w:rPr>
          <w:rFonts w:ascii="Consolas" w:eastAsia="Times New Roman" w:hAnsi="Consolas" w:cs="Consolas"/>
          <w:color w:val="6F42C1"/>
          <w:sz w:val="18"/>
          <w:szCs w:val="18"/>
          <w:shd w:val="clear" w:color="auto" w:fill="FFFFFF"/>
          <w:lang w:eastAsia="en-GB"/>
        </w:rPr>
        <w:t>cancel_complication_onset</w:t>
      </w:r>
    </w:p>
    <w:p w14:paraId="054CE82D" w14:textId="77777777" w:rsidR="000979B2" w:rsidRDefault="000979B2">
      <w:pPr>
        <w:pStyle w:val="CommentText"/>
      </w:pPr>
    </w:p>
    <w:p w14:paraId="29F55188" w14:textId="03AC5248" w:rsidR="000979B2" w:rsidRDefault="000979B2">
      <w:pPr>
        <w:pStyle w:val="CommentText"/>
      </w:pPr>
      <w:r>
        <w:t>and disease module events as per the code – i.e. if the methods document can walk us all the way through the code that would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6C8935" w15:done="0"/>
  <w15:commentEx w15:paraId="0EE365B8" w15:paraIdParent="4C6C8935" w15:done="0"/>
  <w15:commentEx w15:paraId="232AC189" w15:paraIdParent="4C6C8935" w15:done="0"/>
  <w15:commentEx w15:paraId="096573CB" w15:paraIdParent="4C6C8935" w15:done="0"/>
  <w15:commentEx w15:paraId="17BD425A" w15:done="0"/>
  <w15:commentEx w15:paraId="70C12DEE" w15:paraIdParent="17BD425A" w15:done="0"/>
  <w15:commentEx w15:paraId="17EBA645" w15:paraIdParent="17BD425A" w15:done="0"/>
  <w15:commentEx w15:paraId="78771B14" w15:done="0"/>
  <w15:commentEx w15:paraId="56CF331C" w15:done="0"/>
  <w15:commentEx w15:paraId="65E88BE4" w15:done="0"/>
  <w15:commentEx w15:paraId="254B980D" w15:done="0"/>
  <w15:commentEx w15:paraId="6014E59D" w15:done="0"/>
  <w15:commentEx w15:paraId="161CE2C7" w15:done="0"/>
  <w15:commentEx w15:paraId="1EEAC0C1" w15:done="0"/>
  <w15:commentEx w15:paraId="03FDA261" w15:done="0"/>
  <w15:commentEx w15:paraId="7FD9F20F" w15:done="0"/>
  <w15:commentEx w15:paraId="1547D96F" w15:done="0"/>
  <w15:commentEx w15:paraId="7337A8BC" w15:paraIdParent="1547D96F" w15:done="0"/>
  <w15:commentEx w15:paraId="764C65C1" w15:done="0"/>
  <w15:commentEx w15:paraId="2750973B" w15:done="0"/>
  <w15:commentEx w15:paraId="2B8FD658" w15:done="0"/>
  <w15:commentEx w15:paraId="2FC6311A" w15:done="0"/>
  <w15:commentEx w15:paraId="44666F2F" w15:paraIdParent="2FC6311A" w15:done="0"/>
  <w15:commentEx w15:paraId="6A547904" w15:done="0"/>
  <w15:commentEx w15:paraId="55992B58" w15:paraIdParent="6A547904" w15:done="0"/>
  <w15:commentEx w15:paraId="18DF3AEA" w15:done="0"/>
  <w15:commentEx w15:paraId="267CEC1C" w15:done="0"/>
  <w15:commentEx w15:paraId="01A2530C" w15:done="0"/>
  <w15:commentEx w15:paraId="3F269359" w15:done="0"/>
  <w15:commentEx w15:paraId="3E2520F2" w15:done="0"/>
  <w15:commentEx w15:paraId="6044C344" w15:done="0"/>
  <w15:commentEx w15:paraId="55FDE1ED" w15:done="0"/>
  <w15:commentEx w15:paraId="29F551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068DD" w16cex:dateUtc="2021-01-06T16:50:00Z"/>
  <w16cex:commentExtensible w16cex:durableId="23A069D2" w16cex:dateUtc="2021-01-06T16:54:00Z"/>
  <w16cex:commentExtensible w16cex:durableId="23E74380" w16cex:dateUtc="2021-03-01T10:42:00Z"/>
  <w16cex:commentExtensible w16cex:durableId="23E744D3" w16cex:dateUtc="2021-03-01T10:47:00Z"/>
  <w16cex:commentExtensible w16cex:durableId="23E7758A" w16cex:dateUtc="2021-03-01T14:15:00Z"/>
  <w16cex:commentExtensible w16cex:durableId="23A09B65" w16cex:dateUtc="2021-01-06T20:26:00Z"/>
  <w16cex:commentExtensible w16cex:durableId="23E7734B" w16cex:dateUtc="2021-03-01T14:06:00Z"/>
  <w16cex:commentExtensible w16cex:durableId="23E7737C" w16cex:dateUtc="2021-03-01T14:06:00Z"/>
  <w16cex:commentExtensible w16cex:durableId="23E7749C" w16cex:dateUtc="2021-03-01T14:11:00Z"/>
  <w16cex:commentExtensible w16cex:durableId="23E77655" w16cex:dateUtc="2021-03-01T14:19:00Z"/>
  <w16cex:commentExtensible w16cex:durableId="23E77665" w16cex:dateUtc="2021-03-01T14:19:00Z"/>
  <w16cex:commentExtensible w16cex:durableId="23E77852" w16cex:dateUtc="2021-03-01T14:27:00Z"/>
  <w16cex:commentExtensible w16cex:durableId="23E77BE4" w16cex:dateUtc="2021-03-01T14:42:00Z"/>
  <w16cex:commentExtensible w16cex:durableId="23E77CBB" w16cex:dateUtc="2021-03-01T14:46:00Z"/>
  <w16cex:commentExtensible w16cex:durableId="23E77DC1" w16cex:dateUtc="2021-03-01T14:50:00Z"/>
  <w16cex:commentExtensible w16cex:durableId="23E77E43" w16cex:dateUtc="2021-03-01T14:52:00Z"/>
  <w16cex:commentExtensible w16cex:durableId="23E77F3C" w16cex:dateUtc="2021-03-01T14:57:00Z"/>
  <w16cex:commentExtensible w16cex:durableId="23E77F84" w16cex:dateUtc="2021-03-01T14:58:00Z"/>
  <w16cex:commentExtensible w16cex:durableId="23E77FB8" w16cex:dateUtc="2021-03-01T14:59:00Z"/>
  <w16cex:commentExtensible w16cex:durableId="23E780D5" w16cex:dateUtc="2021-03-01T15:03:00Z"/>
  <w16cex:commentExtensible w16cex:durableId="23E7803C" w16cex:dateUtc="2021-03-01T15:01:00Z"/>
  <w16cex:commentExtensible w16cex:durableId="23E78114" w16cex:dateUtc="2021-03-01T15:04:00Z"/>
  <w16cex:commentExtensible w16cex:durableId="23E7836E" w16cex:dateUtc="2021-03-01T15:14:00Z"/>
  <w16cex:commentExtensible w16cex:durableId="23E783E3" w16cex:dateUtc="2021-03-01T15:16:00Z"/>
  <w16cex:commentExtensible w16cex:durableId="23E7DA74" w16cex:dateUtc="2021-03-01T2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6C8935" w16cid:durableId="23A066AF"/>
  <w16cid:commentId w16cid:paraId="0EE365B8" w16cid:durableId="23A068DD"/>
  <w16cid:commentId w16cid:paraId="232AC189" w16cid:durableId="23A069D2"/>
  <w16cid:commentId w16cid:paraId="096573CB" w16cid:durableId="23E74380"/>
  <w16cid:commentId w16cid:paraId="17BD425A" w16cid:durableId="23A066B0"/>
  <w16cid:commentId w16cid:paraId="70C12DEE" w16cid:durableId="23A066B1"/>
  <w16cid:commentId w16cid:paraId="17EBA645" w16cid:durableId="23E744D3"/>
  <w16cid:commentId w16cid:paraId="78771B14" w16cid:durableId="23E7758A"/>
  <w16cid:commentId w16cid:paraId="13BBF9E9" w16cid:durableId="23A09B65"/>
  <w16cid:commentId w16cid:paraId="4A0BC6A8" w16cid:durableId="23E7734B"/>
  <w16cid:commentId w16cid:paraId="6C8DF7DA" w16cid:durableId="23E7737C"/>
  <w16cid:commentId w16cid:paraId="0F4EFAAA" w16cid:durableId="23E7749C"/>
  <w16cid:commentId w16cid:paraId="161CE2C7" w16cid:durableId="23E77655"/>
  <w16cid:commentId w16cid:paraId="1EEAC0C1" w16cid:durableId="23E77665"/>
  <w16cid:commentId w16cid:paraId="03FDA261" w16cid:durableId="23E77852"/>
  <w16cid:commentId w16cid:paraId="7FD9F20F" w16cid:durableId="23E77BE4"/>
  <w16cid:commentId w16cid:paraId="1547D96F" w16cid:durableId="23A066B2"/>
  <w16cid:commentId w16cid:paraId="7337A8BC" w16cid:durableId="23E77CBB"/>
  <w16cid:commentId w16cid:paraId="764C65C1" w16cid:durableId="23E77DC1"/>
  <w16cid:commentId w16cid:paraId="2750973B" w16cid:durableId="23E77E43"/>
  <w16cid:commentId w16cid:paraId="2B8FD658" w16cid:durableId="23A066B3"/>
  <w16cid:commentId w16cid:paraId="2FC6311A" w16cid:durableId="23A066B4"/>
  <w16cid:commentId w16cid:paraId="44666F2F" w16cid:durableId="23A066B5"/>
  <w16cid:commentId w16cid:paraId="6A547904" w16cid:durableId="23A066B6"/>
  <w16cid:commentId w16cid:paraId="55992B58" w16cid:durableId="23E77F3C"/>
  <w16cid:commentId w16cid:paraId="18DF3AEA" w16cid:durableId="23E77F84"/>
  <w16cid:commentId w16cid:paraId="267CEC1C" w16cid:durableId="23E77FB8"/>
  <w16cid:commentId w16cid:paraId="01A2530C" w16cid:durableId="23E780D5"/>
  <w16cid:commentId w16cid:paraId="3F269359" w16cid:durableId="23E7803C"/>
  <w16cid:commentId w16cid:paraId="3E2520F2" w16cid:durableId="23E78114"/>
  <w16cid:commentId w16cid:paraId="6044C344" w16cid:durableId="23E7836E"/>
  <w16cid:commentId w16cid:paraId="55FDE1ED" w16cid:durableId="23E783E3"/>
  <w16cid:commentId w16cid:paraId="29F55188" w16cid:durableId="23E7DA7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AA61F" w14:textId="77777777" w:rsidR="007C2B3E" w:rsidRDefault="007C2B3E" w:rsidP="0019235A">
      <w:pPr>
        <w:spacing w:after="0" w:line="240" w:lineRule="auto"/>
      </w:pPr>
      <w:r>
        <w:separator/>
      </w:r>
    </w:p>
  </w:endnote>
  <w:endnote w:type="continuationSeparator" w:id="0">
    <w:p w14:paraId="7E4926BF" w14:textId="77777777" w:rsidR="007C2B3E" w:rsidRDefault="007C2B3E" w:rsidP="0019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73187" w14:textId="77777777" w:rsidR="007C2B3E" w:rsidRDefault="007C2B3E" w:rsidP="0019235A">
      <w:pPr>
        <w:spacing w:after="0" w:line="240" w:lineRule="auto"/>
      </w:pPr>
      <w:r>
        <w:separator/>
      </w:r>
    </w:p>
  </w:footnote>
  <w:footnote w:type="continuationSeparator" w:id="0">
    <w:p w14:paraId="3F86F58A" w14:textId="77777777" w:rsidR="007C2B3E" w:rsidRDefault="007C2B3E" w:rsidP="0019235A">
      <w:pPr>
        <w:spacing w:after="0" w:line="240" w:lineRule="auto"/>
      </w:pPr>
      <w:r>
        <w:continuationSeparator/>
      </w:r>
    </w:p>
  </w:footnote>
  <w:footnote w:id="1">
    <w:p w14:paraId="2EC647A9" w14:textId="43316F28" w:rsidR="000979B2" w:rsidRDefault="000979B2">
      <w:pPr>
        <w:pStyle w:val="FootnoteText"/>
      </w:pPr>
      <w:r>
        <w:rPr>
          <w:rStyle w:val="FootnoteReference"/>
        </w:rPr>
        <w:footnoteRef/>
      </w:r>
      <w:r>
        <w:t xml:space="preserve"> Christian Health Association of Malawi (CHAM)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60C5"/>
    <w:multiLevelType w:val="hybridMultilevel"/>
    <w:tmpl w:val="7E202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981FB2"/>
    <w:multiLevelType w:val="multilevel"/>
    <w:tmpl w:val="585E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B6A69"/>
    <w:multiLevelType w:val="hybridMultilevel"/>
    <w:tmpl w:val="0CF0C25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E910468"/>
    <w:multiLevelType w:val="hybridMultilevel"/>
    <w:tmpl w:val="5E5A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0A1CD6"/>
    <w:multiLevelType w:val="hybridMultilevel"/>
    <w:tmpl w:val="DDA6B460"/>
    <w:lvl w:ilvl="0" w:tplc="BA725A4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A73603"/>
    <w:multiLevelType w:val="hybridMultilevel"/>
    <w:tmpl w:val="BA6899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4CB5A00"/>
    <w:multiLevelType w:val="hybridMultilevel"/>
    <w:tmpl w:val="EC5AE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426E90"/>
    <w:multiLevelType w:val="hybridMultilevel"/>
    <w:tmpl w:val="3392B25A"/>
    <w:lvl w:ilvl="0" w:tplc="B41C03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B6E7894"/>
    <w:multiLevelType w:val="hybridMultilevel"/>
    <w:tmpl w:val="0C64A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9" w15:restartNumberingAfterBreak="0">
    <w:nsid w:val="1D144A0A"/>
    <w:multiLevelType w:val="hybridMultilevel"/>
    <w:tmpl w:val="AF6C72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671134"/>
    <w:multiLevelType w:val="hybridMultilevel"/>
    <w:tmpl w:val="9594E650"/>
    <w:lvl w:ilvl="0" w:tplc="2D4C05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2B31AD"/>
    <w:multiLevelType w:val="hybridMultilevel"/>
    <w:tmpl w:val="3F6EE586"/>
    <w:lvl w:ilvl="0" w:tplc="429A798A">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DE48FE"/>
    <w:multiLevelType w:val="hybridMultilevel"/>
    <w:tmpl w:val="E67A8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F90DEA"/>
    <w:multiLevelType w:val="hybridMultilevel"/>
    <w:tmpl w:val="EE363B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30F7302"/>
    <w:multiLevelType w:val="hybridMultilevel"/>
    <w:tmpl w:val="742666BC"/>
    <w:lvl w:ilvl="0" w:tplc="CEAA06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413216"/>
    <w:multiLevelType w:val="hybridMultilevel"/>
    <w:tmpl w:val="4C420B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CF83DB9"/>
    <w:multiLevelType w:val="hybridMultilevel"/>
    <w:tmpl w:val="EE92077E"/>
    <w:lvl w:ilvl="0" w:tplc="2D4C05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0E5A6F"/>
    <w:multiLevelType w:val="hybridMultilevel"/>
    <w:tmpl w:val="1792C53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6783018"/>
    <w:multiLevelType w:val="hybridMultilevel"/>
    <w:tmpl w:val="3F6EE586"/>
    <w:lvl w:ilvl="0" w:tplc="429A798A">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000B49"/>
    <w:multiLevelType w:val="hybridMultilevel"/>
    <w:tmpl w:val="5860C3D6"/>
    <w:lvl w:ilvl="0" w:tplc="4F446F26">
      <w:start w:val="5"/>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73B5BA2"/>
    <w:multiLevelType w:val="multilevel"/>
    <w:tmpl w:val="2A62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51CD7"/>
    <w:multiLevelType w:val="hybridMultilevel"/>
    <w:tmpl w:val="52806280"/>
    <w:lvl w:ilvl="0" w:tplc="EFBC9986">
      <w:start w:val="44"/>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00804F0"/>
    <w:multiLevelType w:val="hybridMultilevel"/>
    <w:tmpl w:val="316EBE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590C6503"/>
    <w:multiLevelType w:val="hybridMultilevel"/>
    <w:tmpl w:val="EBC81F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C771603"/>
    <w:multiLevelType w:val="hybridMultilevel"/>
    <w:tmpl w:val="21AC10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F76631"/>
    <w:multiLevelType w:val="hybridMultilevel"/>
    <w:tmpl w:val="9ECEB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0613EB1"/>
    <w:multiLevelType w:val="hybridMultilevel"/>
    <w:tmpl w:val="BDE0D0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A8D6C63"/>
    <w:multiLevelType w:val="hybridMultilevel"/>
    <w:tmpl w:val="BE6A99BA"/>
    <w:lvl w:ilvl="0" w:tplc="CEAA06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E21AB3"/>
    <w:multiLevelType w:val="hybridMultilevel"/>
    <w:tmpl w:val="3CBC6B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5325F00"/>
    <w:multiLevelType w:val="multilevel"/>
    <w:tmpl w:val="9E48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C0DE3"/>
    <w:multiLevelType w:val="multilevel"/>
    <w:tmpl w:val="BBB0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0"/>
  </w:num>
  <w:num w:numId="3">
    <w:abstractNumId w:val="1"/>
  </w:num>
  <w:num w:numId="4">
    <w:abstractNumId w:val="22"/>
  </w:num>
  <w:num w:numId="5">
    <w:abstractNumId w:val="17"/>
  </w:num>
  <w:num w:numId="6">
    <w:abstractNumId w:val="13"/>
  </w:num>
  <w:num w:numId="7">
    <w:abstractNumId w:val="20"/>
  </w:num>
  <w:num w:numId="8">
    <w:abstractNumId w:val="7"/>
  </w:num>
  <w:num w:numId="9">
    <w:abstractNumId w:val="9"/>
  </w:num>
  <w:num w:numId="10">
    <w:abstractNumId w:val="25"/>
  </w:num>
  <w:num w:numId="11">
    <w:abstractNumId w:val="28"/>
  </w:num>
  <w:num w:numId="12">
    <w:abstractNumId w:val="24"/>
  </w:num>
  <w:num w:numId="13">
    <w:abstractNumId w:val="2"/>
  </w:num>
  <w:num w:numId="14">
    <w:abstractNumId w:val="3"/>
  </w:num>
  <w:num w:numId="15">
    <w:abstractNumId w:val="26"/>
  </w:num>
  <w:num w:numId="16">
    <w:abstractNumId w:val="14"/>
  </w:num>
  <w:num w:numId="17">
    <w:abstractNumId w:val="27"/>
  </w:num>
  <w:num w:numId="18">
    <w:abstractNumId w:val="23"/>
  </w:num>
  <w:num w:numId="19">
    <w:abstractNumId w:val="15"/>
  </w:num>
  <w:num w:numId="20">
    <w:abstractNumId w:val="6"/>
  </w:num>
  <w:num w:numId="21">
    <w:abstractNumId w:val="4"/>
  </w:num>
  <w:num w:numId="22">
    <w:abstractNumId w:val="21"/>
  </w:num>
  <w:num w:numId="23">
    <w:abstractNumId w:val="8"/>
  </w:num>
  <w:num w:numId="24">
    <w:abstractNumId w:val="16"/>
  </w:num>
  <w:num w:numId="25">
    <w:abstractNumId w:val="10"/>
  </w:num>
  <w:num w:numId="26">
    <w:abstractNumId w:val="5"/>
  </w:num>
  <w:num w:numId="27">
    <w:abstractNumId w:val="0"/>
  </w:num>
  <w:num w:numId="28">
    <w:abstractNumId w:val="12"/>
  </w:num>
  <w:num w:numId="29">
    <w:abstractNumId w:val="18"/>
  </w:num>
  <w:num w:numId="30">
    <w:abstractNumId w:val="11"/>
  </w:num>
  <w:num w:numId="31">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alentina Cambiano">
    <w15:presenceInfo w15:providerId="Windows Live" w15:userId="a96080beae81d1c8"/>
  </w15:person>
  <w15:person w15:author="Colbourn, Tim">
    <w15:presenceInfo w15:providerId="AD" w15:userId="S::sejjtec@ucl.ac.uk::7cb2d3e8-6433-4b0b-9610-fc07d9669110"/>
  </w15:person>
  <w15:person w15:author="Li Lin, Ines">
    <w15:presenceInfo w15:providerId="None" w15:userId="Li Lin, In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717"/>
    <w:rsid w:val="0000109A"/>
    <w:rsid w:val="000019DA"/>
    <w:rsid w:val="00010DD8"/>
    <w:rsid w:val="00013867"/>
    <w:rsid w:val="0001613C"/>
    <w:rsid w:val="000165A4"/>
    <w:rsid w:val="00021D36"/>
    <w:rsid w:val="000243E8"/>
    <w:rsid w:val="00024CE2"/>
    <w:rsid w:val="00025CE3"/>
    <w:rsid w:val="0002797F"/>
    <w:rsid w:val="00031698"/>
    <w:rsid w:val="000364EE"/>
    <w:rsid w:val="000376BF"/>
    <w:rsid w:val="000400F6"/>
    <w:rsid w:val="000462A1"/>
    <w:rsid w:val="00051DD0"/>
    <w:rsid w:val="0005384D"/>
    <w:rsid w:val="00070D87"/>
    <w:rsid w:val="00072936"/>
    <w:rsid w:val="00072A00"/>
    <w:rsid w:val="00077601"/>
    <w:rsid w:val="00080784"/>
    <w:rsid w:val="00081D88"/>
    <w:rsid w:val="00083F3E"/>
    <w:rsid w:val="000910AD"/>
    <w:rsid w:val="0009442C"/>
    <w:rsid w:val="00094547"/>
    <w:rsid w:val="00094FC7"/>
    <w:rsid w:val="000979B2"/>
    <w:rsid w:val="000A08BE"/>
    <w:rsid w:val="000A1764"/>
    <w:rsid w:val="000A203E"/>
    <w:rsid w:val="000A4195"/>
    <w:rsid w:val="000A489A"/>
    <w:rsid w:val="000A7603"/>
    <w:rsid w:val="000B1F19"/>
    <w:rsid w:val="000B4B03"/>
    <w:rsid w:val="000C2077"/>
    <w:rsid w:val="000C2B4A"/>
    <w:rsid w:val="000C3F21"/>
    <w:rsid w:val="000C520A"/>
    <w:rsid w:val="000C6ED4"/>
    <w:rsid w:val="000D054F"/>
    <w:rsid w:val="000D0D65"/>
    <w:rsid w:val="000D29EA"/>
    <w:rsid w:val="000D59DE"/>
    <w:rsid w:val="000D6CA1"/>
    <w:rsid w:val="000D7488"/>
    <w:rsid w:val="000E3E26"/>
    <w:rsid w:val="000E4F03"/>
    <w:rsid w:val="000F21E6"/>
    <w:rsid w:val="000F26B7"/>
    <w:rsid w:val="000F420F"/>
    <w:rsid w:val="000F6DC3"/>
    <w:rsid w:val="000F7AEA"/>
    <w:rsid w:val="000F7E9C"/>
    <w:rsid w:val="001002CD"/>
    <w:rsid w:val="001076B7"/>
    <w:rsid w:val="00110A68"/>
    <w:rsid w:val="00112AF5"/>
    <w:rsid w:val="00113307"/>
    <w:rsid w:val="00117A30"/>
    <w:rsid w:val="00121C1D"/>
    <w:rsid w:val="001341D9"/>
    <w:rsid w:val="00141CD4"/>
    <w:rsid w:val="001451A9"/>
    <w:rsid w:val="001454A8"/>
    <w:rsid w:val="00150DDF"/>
    <w:rsid w:val="00151E23"/>
    <w:rsid w:val="00154C1A"/>
    <w:rsid w:val="00157CF8"/>
    <w:rsid w:val="0016037E"/>
    <w:rsid w:val="0016147C"/>
    <w:rsid w:val="00163B4C"/>
    <w:rsid w:val="00164B76"/>
    <w:rsid w:val="00167AE9"/>
    <w:rsid w:val="00167D30"/>
    <w:rsid w:val="00171077"/>
    <w:rsid w:val="00181AF1"/>
    <w:rsid w:val="001832D8"/>
    <w:rsid w:val="00183642"/>
    <w:rsid w:val="00190B0D"/>
    <w:rsid w:val="0019235A"/>
    <w:rsid w:val="001A0B0F"/>
    <w:rsid w:val="001A0D21"/>
    <w:rsid w:val="001B37C9"/>
    <w:rsid w:val="001B6FDA"/>
    <w:rsid w:val="001B79C6"/>
    <w:rsid w:val="001C4870"/>
    <w:rsid w:val="001C7D0A"/>
    <w:rsid w:val="001E1820"/>
    <w:rsid w:val="001E1982"/>
    <w:rsid w:val="001E58A3"/>
    <w:rsid w:val="001F007D"/>
    <w:rsid w:val="001F1E2C"/>
    <w:rsid w:val="001F6BA2"/>
    <w:rsid w:val="001F6C9F"/>
    <w:rsid w:val="00200171"/>
    <w:rsid w:val="0020060C"/>
    <w:rsid w:val="00200E0C"/>
    <w:rsid w:val="00211BAF"/>
    <w:rsid w:val="00212ED9"/>
    <w:rsid w:val="00215BA9"/>
    <w:rsid w:val="00220915"/>
    <w:rsid w:val="00233130"/>
    <w:rsid w:val="00233414"/>
    <w:rsid w:val="00233C8B"/>
    <w:rsid w:val="00234EBB"/>
    <w:rsid w:val="0024090A"/>
    <w:rsid w:val="00242769"/>
    <w:rsid w:val="00250B77"/>
    <w:rsid w:val="002515AD"/>
    <w:rsid w:val="002526F2"/>
    <w:rsid w:val="0025448C"/>
    <w:rsid w:val="00261D28"/>
    <w:rsid w:val="002632FD"/>
    <w:rsid w:val="002638E8"/>
    <w:rsid w:val="00264257"/>
    <w:rsid w:val="0026767A"/>
    <w:rsid w:val="00270C9B"/>
    <w:rsid w:val="00281DDA"/>
    <w:rsid w:val="00283DB6"/>
    <w:rsid w:val="0028402D"/>
    <w:rsid w:val="002851C4"/>
    <w:rsid w:val="00291AF3"/>
    <w:rsid w:val="00291BCC"/>
    <w:rsid w:val="00294234"/>
    <w:rsid w:val="00294FCF"/>
    <w:rsid w:val="002954DA"/>
    <w:rsid w:val="00296232"/>
    <w:rsid w:val="002B27AE"/>
    <w:rsid w:val="002B45F0"/>
    <w:rsid w:val="002B6717"/>
    <w:rsid w:val="002C0789"/>
    <w:rsid w:val="002C0F11"/>
    <w:rsid w:val="002C198F"/>
    <w:rsid w:val="002D4904"/>
    <w:rsid w:val="002D59EE"/>
    <w:rsid w:val="002E082B"/>
    <w:rsid w:val="002E5AF9"/>
    <w:rsid w:val="002F0B39"/>
    <w:rsid w:val="002F6BEC"/>
    <w:rsid w:val="0030148F"/>
    <w:rsid w:val="0030184C"/>
    <w:rsid w:val="0030681D"/>
    <w:rsid w:val="00307BAC"/>
    <w:rsid w:val="0031183B"/>
    <w:rsid w:val="00312C28"/>
    <w:rsid w:val="00313606"/>
    <w:rsid w:val="00313E73"/>
    <w:rsid w:val="00313FCC"/>
    <w:rsid w:val="00316A07"/>
    <w:rsid w:val="00316F08"/>
    <w:rsid w:val="003173D3"/>
    <w:rsid w:val="00320244"/>
    <w:rsid w:val="00322A90"/>
    <w:rsid w:val="00323B13"/>
    <w:rsid w:val="00326D95"/>
    <w:rsid w:val="0033050A"/>
    <w:rsid w:val="003329DD"/>
    <w:rsid w:val="00334E78"/>
    <w:rsid w:val="00336D30"/>
    <w:rsid w:val="00340F29"/>
    <w:rsid w:val="00342E6F"/>
    <w:rsid w:val="003440F7"/>
    <w:rsid w:val="00345A7D"/>
    <w:rsid w:val="003471C0"/>
    <w:rsid w:val="003478FD"/>
    <w:rsid w:val="0034796E"/>
    <w:rsid w:val="00352D00"/>
    <w:rsid w:val="00352DFA"/>
    <w:rsid w:val="003541A0"/>
    <w:rsid w:val="003550B3"/>
    <w:rsid w:val="00357144"/>
    <w:rsid w:val="0036150C"/>
    <w:rsid w:val="00365377"/>
    <w:rsid w:val="00367F97"/>
    <w:rsid w:val="00380231"/>
    <w:rsid w:val="00381150"/>
    <w:rsid w:val="00381BE2"/>
    <w:rsid w:val="00382524"/>
    <w:rsid w:val="00382555"/>
    <w:rsid w:val="00383E9F"/>
    <w:rsid w:val="00385BF0"/>
    <w:rsid w:val="00387028"/>
    <w:rsid w:val="003946B6"/>
    <w:rsid w:val="0039588C"/>
    <w:rsid w:val="003A20A3"/>
    <w:rsid w:val="003A2C44"/>
    <w:rsid w:val="003A30F9"/>
    <w:rsid w:val="003A43C9"/>
    <w:rsid w:val="003A73B5"/>
    <w:rsid w:val="003A7DA9"/>
    <w:rsid w:val="003A7F62"/>
    <w:rsid w:val="003B28C7"/>
    <w:rsid w:val="003B37CD"/>
    <w:rsid w:val="003B43BA"/>
    <w:rsid w:val="003C35F0"/>
    <w:rsid w:val="003C5A72"/>
    <w:rsid w:val="003C78B3"/>
    <w:rsid w:val="003D0F9C"/>
    <w:rsid w:val="003D41D6"/>
    <w:rsid w:val="003D6D22"/>
    <w:rsid w:val="003D79A1"/>
    <w:rsid w:val="003E3E9F"/>
    <w:rsid w:val="003E4EE9"/>
    <w:rsid w:val="003F204A"/>
    <w:rsid w:val="003F63F2"/>
    <w:rsid w:val="00400738"/>
    <w:rsid w:val="0040209C"/>
    <w:rsid w:val="0040395A"/>
    <w:rsid w:val="004044B7"/>
    <w:rsid w:val="00406122"/>
    <w:rsid w:val="00411BDF"/>
    <w:rsid w:val="00414296"/>
    <w:rsid w:val="00416127"/>
    <w:rsid w:val="00416D35"/>
    <w:rsid w:val="00420474"/>
    <w:rsid w:val="004249D9"/>
    <w:rsid w:val="0042607F"/>
    <w:rsid w:val="0043123C"/>
    <w:rsid w:val="004318AD"/>
    <w:rsid w:val="00431E57"/>
    <w:rsid w:val="00435BD8"/>
    <w:rsid w:val="00443FBB"/>
    <w:rsid w:val="00454457"/>
    <w:rsid w:val="00455511"/>
    <w:rsid w:val="00455C93"/>
    <w:rsid w:val="0045624A"/>
    <w:rsid w:val="00457750"/>
    <w:rsid w:val="00462DE9"/>
    <w:rsid w:val="0046307C"/>
    <w:rsid w:val="004678CB"/>
    <w:rsid w:val="00472BB4"/>
    <w:rsid w:val="004744F5"/>
    <w:rsid w:val="00476EFD"/>
    <w:rsid w:val="004809A8"/>
    <w:rsid w:val="004869A5"/>
    <w:rsid w:val="00491483"/>
    <w:rsid w:val="00492266"/>
    <w:rsid w:val="00492E82"/>
    <w:rsid w:val="004A1528"/>
    <w:rsid w:val="004A7F1D"/>
    <w:rsid w:val="004B2519"/>
    <w:rsid w:val="004B293C"/>
    <w:rsid w:val="004B3EF6"/>
    <w:rsid w:val="004C3F90"/>
    <w:rsid w:val="004C4D54"/>
    <w:rsid w:val="004C75F3"/>
    <w:rsid w:val="004C7ABA"/>
    <w:rsid w:val="004D0634"/>
    <w:rsid w:val="004D0AEE"/>
    <w:rsid w:val="004D0EC8"/>
    <w:rsid w:val="004D75D6"/>
    <w:rsid w:val="004E3F37"/>
    <w:rsid w:val="004E4AD9"/>
    <w:rsid w:val="004F01D1"/>
    <w:rsid w:val="004F15F0"/>
    <w:rsid w:val="004F1688"/>
    <w:rsid w:val="005008AD"/>
    <w:rsid w:val="00501B89"/>
    <w:rsid w:val="0050248B"/>
    <w:rsid w:val="0050299A"/>
    <w:rsid w:val="0050345F"/>
    <w:rsid w:val="005038A0"/>
    <w:rsid w:val="00503916"/>
    <w:rsid w:val="005055D0"/>
    <w:rsid w:val="005069E5"/>
    <w:rsid w:val="00506B45"/>
    <w:rsid w:val="00511147"/>
    <w:rsid w:val="00512845"/>
    <w:rsid w:val="00513253"/>
    <w:rsid w:val="00513E12"/>
    <w:rsid w:val="00514158"/>
    <w:rsid w:val="00521AC9"/>
    <w:rsid w:val="005273AF"/>
    <w:rsid w:val="005409DB"/>
    <w:rsid w:val="00542F7F"/>
    <w:rsid w:val="00546A49"/>
    <w:rsid w:val="00552659"/>
    <w:rsid w:val="00553DF7"/>
    <w:rsid w:val="0055669F"/>
    <w:rsid w:val="00556E36"/>
    <w:rsid w:val="005570E2"/>
    <w:rsid w:val="005601C7"/>
    <w:rsid w:val="005602B9"/>
    <w:rsid w:val="00561C97"/>
    <w:rsid w:val="00561E7C"/>
    <w:rsid w:val="00576204"/>
    <w:rsid w:val="005762CA"/>
    <w:rsid w:val="005764DB"/>
    <w:rsid w:val="00577D91"/>
    <w:rsid w:val="00577FCB"/>
    <w:rsid w:val="00583149"/>
    <w:rsid w:val="005845C5"/>
    <w:rsid w:val="00594333"/>
    <w:rsid w:val="00594C50"/>
    <w:rsid w:val="00596257"/>
    <w:rsid w:val="00596D67"/>
    <w:rsid w:val="005A1DA3"/>
    <w:rsid w:val="005A2A2A"/>
    <w:rsid w:val="005A361A"/>
    <w:rsid w:val="005A7D29"/>
    <w:rsid w:val="005B0A36"/>
    <w:rsid w:val="005B442A"/>
    <w:rsid w:val="005B68D1"/>
    <w:rsid w:val="005B7579"/>
    <w:rsid w:val="005C37D0"/>
    <w:rsid w:val="005C5DFF"/>
    <w:rsid w:val="005D0E54"/>
    <w:rsid w:val="005D1036"/>
    <w:rsid w:val="005D360A"/>
    <w:rsid w:val="005D521E"/>
    <w:rsid w:val="005D7B96"/>
    <w:rsid w:val="005E053E"/>
    <w:rsid w:val="005E18F4"/>
    <w:rsid w:val="005F1213"/>
    <w:rsid w:val="005F1B0E"/>
    <w:rsid w:val="005F1BF3"/>
    <w:rsid w:val="005F47FF"/>
    <w:rsid w:val="006012DA"/>
    <w:rsid w:val="0060194F"/>
    <w:rsid w:val="00613990"/>
    <w:rsid w:val="00614266"/>
    <w:rsid w:val="00621E92"/>
    <w:rsid w:val="00622ED1"/>
    <w:rsid w:val="0062408C"/>
    <w:rsid w:val="006310BD"/>
    <w:rsid w:val="00636F4C"/>
    <w:rsid w:val="006417B4"/>
    <w:rsid w:val="00645DCD"/>
    <w:rsid w:val="00646274"/>
    <w:rsid w:val="00646460"/>
    <w:rsid w:val="006570BE"/>
    <w:rsid w:val="0066172F"/>
    <w:rsid w:val="006625A5"/>
    <w:rsid w:val="006629BB"/>
    <w:rsid w:val="00664711"/>
    <w:rsid w:val="00664BB3"/>
    <w:rsid w:val="006702C3"/>
    <w:rsid w:val="00671AF3"/>
    <w:rsid w:val="00671C9A"/>
    <w:rsid w:val="00682833"/>
    <w:rsid w:val="006854C7"/>
    <w:rsid w:val="006868D5"/>
    <w:rsid w:val="0069219B"/>
    <w:rsid w:val="006923F9"/>
    <w:rsid w:val="00693684"/>
    <w:rsid w:val="00694642"/>
    <w:rsid w:val="00695172"/>
    <w:rsid w:val="006A0229"/>
    <w:rsid w:val="006A291F"/>
    <w:rsid w:val="006A4D0B"/>
    <w:rsid w:val="006B1D22"/>
    <w:rsid w:val="006B2DED"/>
    <w:rsid w:val="006B318E"/>
    <w:rsid w:val="006B34DE"/>
    <w:rsid w:val="006B3B1C"/>
    <w:rsid w:val="006B6B3F"/>
    <w:rsid w:val="006C24FC"/>
    <w:rsid w:val="006C33D1"/>
    <w:rsid w:val="006C4370"/>
    <w:rsid w:val="006C47C2"/>
    <w:rsid w:val="006C56D5"/>
    <w:rsid w:val="006C7679"/>
    <w:rsid w:val="006D191A"/>
    <w:rsid w:val="006D1DBC"/>
    <w:rsid w:val="006D1E42"/>
    <w:rsid w:val="006D2DBA"/>
    <w:rsid w:val="006D55FE"/>
    <w:rsid w:val="006D6121"/>
    <w:rsid w:val="006D6419"/>
    <w:rsid w:val="006D751C"/>
    <w:rsid w:val="006E3669"/>
    <w:rsid w:val="006E501F"/>
    <w:rsid w:val="006F0315"/>
    <w:rsid w:val="006F2FEE"/>
    <w:rsid w:val="006F422F"/>
    <w:rsid w:val="006F506F"/>
    <w:rsid w:val="006F581D"/>
    <w:rsid w:val="00704AB0"/>
    <w:rsid w:val="00706A41"/>
    <w:rsid w:val="007108AD"/>
    <w:rsid w:val="00711356"/>
    <w:rsid w:val="00712CFF"/>
    <w:rsid w:val="00723434"/>
    <w:rsid w:val="00725C35"/>
    <w:rsid w:val="00726838"/>
    <w:rsid w:val="0073170B"/>
    <w:rsid w:val="007326C2"/>
    <w:rsid w:val="007339E8"/>
    <w:rsid w:val="00736BFA"/>
    <w:rsid w:val="0074090A"/>
    <w:rsid w:val="00753834"/>
    <w:rsid w:val="00754F5C"/>
    <w:rsid w:val="00755772"/>
    <w:rsid w:val="0075691F"/>
    <w:rsid w:val="00760296"/>
    <w:rsid w:val="00765DF9"/>
    <w:rsid w:val="00776EDC"/>
    <w:rsid w:val="007806E1"/>
    <w:rsid w:val="007852B6"/>
    <w:rsid w:val="007857BC"/>
    <w:rsid w:val="00790D5F"/>
    <w:rsid w:val="00793430"/>
    <w:rsid w:val="00793878"/>
    <w:rsid w:val="00796310"/>
    <w:rsid w:val="007A07F0"/>
    <w:rsid w:val="007A1BDC"/>
    <w:rsid w:val="007A39D7"/>
    <w:rsid w:val="007A3E4A"/>
    <w:rsid w:val="007A42FC"/>
    <w:rsid w:val="007A7E7F"/>
    <w:rsid w:val="007B0D77"/>
    <w:rsid w:val="007B12BD"/>
    <w:rsid w:val="007B359E"/>
    <w:rsid w:val="007B506E"/>
    <w:rsid w:val="007B5832"/>
    <w:rsid w:val="007B59BA"/>
    <w:rsid w:val="007C2B3E"/>
    <w:rsid w:val="007C42C9"/>
    <w:rsid w:val="007C5DBB"/>
    <w:rsid w:val="007C6589"/>
    <w:rsid w:val="007D56D4"/>
    <w:rsid w:val="007E0145"/>
    <w:rsid w:val="007E1EA9"/>
    <w:rsid w:val="007E5164"/>
    <w:rsid w:val="007F2E44"/>
    <w:rsid w:val="007F53C5"/>
    <w:rsid w:val="007F7E10"/>
    <w:rsid w:val="007F7F99"/>
    <w:rsid w:val="00804175"/>
    <w:rsid w:val="00810498"/>
    <w:rsid w:val="00810C89"/>
    <w:rsid w:val="0081461D"/>
    <w:rsid w:val="0082105D"/>
    <w:rsid w:val="00823B6C"/>
    <w:rsid w:val="00826D33"/>
    <w:rsid w:val="00827C62"/>
    <w:rsid w:val="008313FF"/>
    <w:rsid w:val="00841CF0"/>
    <w:rsid w:val="00847EA0"/>
    <w:rsid w:val="0085002A"/>
    <w:rsid w:val="00850921"/>
    <w:rsid w:val="00851695"/>
    <w:rsid w:val="00851995"/>
    <w:rsid w:val="00852A24"/>
    <w:rsid w:val="00856DFE"/>
    <w:rsid w:val="008602E1"/>
    <w:rsid w:val="00861552"/>
    <w:rsid w:val="00863A1A"/>
    <w:rsid w:val="00867A29"/>
    <w:rsid w:val="00872E03"/>
    <w:rsid w:val="008754E3"/>
    <w:rsid w:val="00877324"/>
    <w:rsid w:val="00877EE7"/>
    <w:rsid w:val="00892D59"/>
    <w:rsid w:val="0089375A"/>
    <w:rsid w:val="00893BA6"/>
    <w:rsid w:val="00893DB5"/>
    <w:rsid w:val="00894780"/>
    <w:rsid w:val="00897412"/>
    <w:rsid w:val="008A2678"/>
    <w:rsid w:val="008B0223"/>
    <w:rsid w:val="008C02B1"/>
    <w:rsid w:val="008C0F39"/>
    <w:rsid w:val="008C1DC2"/>
    <w:rsid w:val="008C4662"/>
    <w:rsid w:val="008C6902"/>
    <w:rsid w:val="008D436F"/>
    <w:rsid w:val="008D43F0"/>
    <w:rsid w:val="008D5BAC"/>
    <w:rsid w:val="008D6280"/>
    <w:rsid w:val="008D7113"/>
    <w:rsid w:val="008E3E2B"/>
    <w:rsid w:val="008E703B"/>
    <w:rsid w:val="008F0972"/>
    <w:rsid w:val="008F19C8"/>
    <w:rsid w:val="008F2F48"/>
    <w:rsid w:val="00901C12"/>
    <w:rsid w:val="0090289C"/>
    <w:rsid w:val="009056AD"/>
    <w:rsid w:val="00912FE0"/>
    <w:rsid w:val="0091459D"/>
    <w:rsid w:val="00916CAF"/>
    <w:rsid w:val="00916CB4"/>
    <w:rsid w:val="00917DF6"/>
    <w:rsid w:val="009260FC"/>
    <w:rsid w:val="009266A6"/>
    <w:rsid w:val="0093192F"/>
    <w:rsid w:val="00931C6E"/>
    <w:rsid w:val="00937E26"/>
    <w:rsid w:val="00943763"/>
    <w:rsid w:val="009451ED"/>
    <w:rsid w:val="009455AF"/>
    <w:rsid w:val="0094565A"/>
    <w:rsid w:val="00950682"/>
    <w:rsid w:val="009521F1"/>
    <w:rsid w:val="00955C7D"/>
    <w:rsid w:val="0096049D"/>
    <w:rsid w:val="00961975"/>
    <w:rsid w:val="00961A44"/>
    <w:rsid w:val="00963BB3"/>
    <w:rsid w:val="00966E95"/>
    <w:rsid w:val="0097034B"/>
    <w:rsid w:val="00971246"/>
    <w:rsid w:val="00976BD6"/>
    <w:rsid w:val="00980EB7"/>
    <w:rsid w:val="00983B63"/>
    <w:rsid w:val="009841C0"/>
    <w:rsid w:val="00984EEE"/>
    <w:rsid w:val="00987E86"/>
    <w:rsid w:val="00991A35"/>
    <w:rsid w:val="00991CC0"/>
    <w:rsid w:val="00992A07"/>
    <w:rsid w:val="00993124"/>
    <w:rsid w:val="0099562A"/>
    <w:rsid w:val="009968D4"/>
    <w:rsid w:val="00997513"/>
    <w:rsid w:val="009A0F7D"/>
    <w:rsid w:val="009A3057"/>
    <w:rsid w:val="009A449C"/>
    <w:rsid w:val="009A4AF4"/>
    <w:rsid w:val="009A4C1A"/>
    <w:rsid w:val="009A51D2"/>
    <w:rsid w:val="009A5686"/>
    <w:rsid w:val="009A5CE2"/>
    <w:rsid w:val="009B62A4"/>
    <w:rsid w:val="009C0618"/>
    <w:rsid w:val="009C4E5F"/>
    <w:rsid w:val="009C5003"/>
    <w:rsid w:val="009D0420"/>
    <w:rsid w:val="009D0864"/>
    <w:rsid w:val="009D127D"/>
    <w:rsid w:val="009D1296"/>
    <w:rsid w:val="009D29C1"/>
    <w:rsid w:val="009D2C88"/>
    <w:rsid w:val="009D6EBE"/>
    <w:rsid w:val="009E07FE"/>
    <w:rsid w:val="009E3E7A"/>
    <w:rsid w:val="009E6CF0"/>
    <w:rsid w:val="009F23FC"/>
    <w:rsid w:val="009F36E8"/>
    <w:rsid w:val="009F54BF"/>
    <w:rsid w:val="00A1783D"/>
    <w:rsid w:val="00A21CE7"/>
    <w:rsid w:val="00A223CC"/>
    <w:rsid w:val="00A2520B"/>
    <w:rsid w:val="00A26081"/>
    <w:rsid w:val="00A26DCD"/>
    <w:rsid w:val="00A3159A"/>
    <w:rsid w:val="00A32F28"/>
    <w:rsid w:val="00A341CA"/>
    <w:rsid w:val="00A35F82"/>
    <w:rsid w:val="00A362FC"/>
    <w:rsid w:val="00A367A0"/>
    <w:rsid w:val="00A36978"/>
    <w:rsid w:val="00A36F85"/>
    <w:rsid w:val="00A377B6"/>
    <w:rsid w:val="00A4288F"/>
    <w:rsid w:val="00A45CAA"/>
    <w:rsid w:val="00A4616C"/>
    <w:rsid w:val="00A465EF"/>
    <w:rsid w:val="00A47A04"/>
    <w:rsid w:val="00A50CB3"/>
    <w:rsid w:val="00A51154"/>
    <w:rsid w:val="00A51B9A"/>
    <w:rsid w:val="00A520F5"/>
    <w:rsid w:val="00A52562"/>
    <w:rsid w:val="00A52C66"/>
    <w:rsid w:val="00A53231"/>
    <w:rsid w:val="00A56228"/>
    <w:rsid w:val="00A602C8"/>
    <w:rsid w:val="00A6089D"/>
    <w:rsid w:val="00A671E1"/>
    <w:rsid w:val="00A73B5B"/>
    <w:rsid w:val="00A804B1"/>
    <w:rsid w:val="00A84A3B"/>
    <w:rsid w:val="00A87C5C"/>
    <w:rsid w:val="00A94687"/>
    <w:rsid w:val="00A96C21"/>
    <w:rsid w:val="00A97203"/>
    <w:rsid w:val="00AA5795"/>
    <w:rsid w:val="00AB0FB0"/>
    <w:rsid w:val="00AB4497"/>
    <w:rsid w:val="00AB640E"/>
    <w:rsid w:val="00AB760B"/>
    <w:rsid w:val="00AC0017"/>
    <w:rsid w:val="00AC594C"/>
    <w:rsid w:val="00AD0DF1"/>
    <w:rsid w:val="00AD3811"/>
    <w:rsid w:val="00AD44DB"/>
    <w:rsid w:val="00AD749E"/>
    <w:rsid w:val="00AE0F25"/>
    <w:rsid w:val="00AF2977"/>
    <w:rsid w:val="00AF76CA"/>
    <w:rsid w:val="00B00837"/>
    <w:rsid w:val="00B00D2D"/>
    <w:rsid w:val="00B111A1"/>
    <w:rsid w:val="00B113F4"/>
    <w:rsid w:val="00B11FDE"/>
    <w:rsid w:val="00B3148B"/>
    <w:rsid w:val="00B54D68"/>
    <w:rsid w:val="00B61F9E"/>
    <w:rsid w:val="00B61FAD"/>
    <w:rsid w:val="00B637AB"/>
    <w:rsid w:val="00B63D3C"/>
    <w:rsid w:val="00B67028"/>
    <w:rsid w:val="00B731C8"/>
    <w:rsid w:val="00B74188"/>
    <w:rsid w:val="00B74B2D"/>
    <w:rsid w:val="00B75F5A"/>
    <w:rsid w:val="00B769A3"/>
    <w:rsid w:val="00B80871"/>
    <w:rsid w:val="00B83010"/>
    <w:rsid w:val="00B848F0"/>
    <w:rsid w:val="00B8542C"/>
    <w:rsid w:val="00B8648D"/>
    <w:rsid w:val="00B8730A"/>
    <w:rsid w:val="00B87A27"/>
    <w:rsid w:val="00BA0BA3"/>
    <w:rsid w:val="00BA45DE"/>
    <w:rsid w:val="00BA66B9"/>
    <w:rsid w:val="00BB060F"/>
    <w:rsid w:val="00BB0E93"/>
    <w:rsid w:val="00BB18AA"/>
    <w:rsid w:val="00BB5322"/>
    <w:rsid w:val="00BC11A2"/>
    <w:rsid w:val="00BC2F5D"/>
    <w:rsid w:val="00BD3E92"/>
    <w:rsid w:val="00BD5853"/>
    <w:rsid w:val="00BD596D"/>
    <w:rsid w:val="00BE1197"/>
    <w:rsid w:val="00BE1DBB"/>
    <w:rsid w:val="00BE36BC"/>
    <w:rsid w:val="00BE5B95"/>
    <w:rsid w:val="00BE5D49"/>
    <w:rsid w:val="00BF42B6"/>
    <w:rsid w:val="00BF544A"/>
    <w:rsid w:val="00BF5F97"/>
    <w:rsid w:val="00BF6FD9"/>
    <w:rsid w:val="00C07AA7"/>
    <w:rsid w:val="00C12F59"/>
    <w:rsid w:val="00C15067"/>
    <w:rsid w:val="00C21F7B"/>
    <w:rsid w:val="00C25165"/>
    <w:rsid w:val="00C256C0"/>
    <w:rsid w:val="00C27161"/>
    <w:rsid w:val="00C321AA"/>
    <w:rsid w:val="00C349B8"/>
    <w:rsid w:val="00C37D25"/>
    <w:rsid w:val="00C42EE8"/>
    <w:rsid w:val="00C51453"/>
    <w:rsid w:val="00C549E8"/>
    <w:rsid w:val="00C55BA2"/>
    <w:rsid w:val="00C5756E"/>
    <w:rsid w:val="00C576C5"/>
    <w:rsid w:val="00C57810"/>
    <w:rsid w:val="00C67AD5"/>
    <w:rsid w:val="00C70BEA"/>
    <w:rsid w:val="00C70E65"/>
    <w:rsid w:val="00C72014"/>
    <w:rsid w:val="00C732C6"/>
    <w:rsid w:val="00C81FB3"/>
    <w:rsid w:val="00C838C7"/>
    <w:rsid w:val="00C8470B"/>
    <w:rsid w:val="00C869D8"/>
    <w:rsid w:val="00C872DB"/>
    <w:rsid w:val="00C87F09"/>
    <w:rsid w:val="00C91055"/>
    <w:rsid w:val="00C97B5E"/>
    <w:rsid w:val="00CA007B"/>
    <w:rsid w:val="00CA0F9C"/>
    <w:rsid w:val="00CA11B4"/>
    <w:rsid w:val="00CA22AD"/>
    <w:rsid w:val="00CB1511"/>
    <w:rsid w:val="00CB1FEF"/>
    <w:rsid w:val="00CC06A2"/>
    <w:rsid w:val="00CC44AF"/>
    <w:rsid w:val="00CC61B9"/>
    <w:rsid w:val="00CD0FF0"/>
    <w:rsid w:val="00CD1394"/>
    <w:rsid w:val="00CD1A7F"/>
    <w:rsid w:val="00CD1FC7"/>
    <w:rsid w:val="00CD6C14"/>
    <w:rsid w:val="00CE09EB"/>
    <w:rsid w:val="00CE7A34"/>
    <w:rsid w:val="00CE7FC3"/>
    <w:rsid w:val="00CF1D93"/>
    <w:rsid w:val="00CF1DEB"/>
    <w:rsid w:val="00CF5659"/>
    <w:rsid w:val="00CF5AF8"/>
    <w:rsid w:val="00CF5CB4"/>
    <w:rsid w:val="00CF6610"/>
    <w:rsid w:val="00D015B2"/>
    <w:rsid w:val="00D04E71"/>
    <w:rsid w:val="00D07681"/>
    <w:rsid w:val="00D07AB3"/>
    <w:rsid w:val="00D10C9F"/>
    <w:rsid w:val="00D171FD"/>
    <w:rsid w:val="00D219BF"/>
    <w:rsid w:val="00D23906"/>
    <w:rsid w:val="00D3097B"/>
    <w:rsid w:val="00D3243A"/>
    <w:rsid w:val="00D34405"/>
    <w:rsid w:val="00D3639C"/>
    <w:rsid w:val="00D43043"/>
    <w:rsid w:val="00D55EB1"/>
    <w:rsid w:val="00D62463"/>
    <w:rsid w:val="00D624D6"/>
    <w:rsid w:val="00D6376F"/>
    <w:rsid w:val="00D708EB"/>
    <w:rsid w:val="00D83509"/>
    <w:rsid w:val="00D87CB0"/>
    <w:rsid w:val="00D93E45"/>
    <w:rsid w:val="00D95FCC"/>
    <w:rsid w:val="00D96003"/>
    <w:rsid w:val="00D977EA"/>
    <w:rsid w:val="00D978AB"/>
    <w:rsid w:val="00DA0AEF"/>
    <w:rsid w:val="00DA14CB"/>
    <w:rsid w:val="00DA35AA"/>
    <w:rsid w:val="00DA5BB7"/>
    <w:rsid w:val="00DB4F2A"/>
    <w:rsid w:val="00DC1686"/>
    <w:rsid w:val="00DC6F13"/>
    <w:rsid w:val="00DD4832"/>
    <w:rsid w:val="00DE1717"/>
    <w:rsid w:val="00DE7156"/>
    <w:rsid w:val="00DF5172"/>
    <w:rsid w:val="00DF5C01"/>
    <w:rsid w:val="00E00B81"/>
    <w:rsid w:val="00E01721"/>
    <w:rsid w:val="00E04594"/>
    <w:rsid w:val="00E06E75"/>
    <w:rsid w:val="00E07BAB"/>
    <w:rsid w:val="00E127F4"/>
    <w:rsid w:val="00E13031"/>
    <w:rsid w:val="00E1527C"/>
    <w:rsid w:val="00E17B61"/>
    <w:rsid w:val="00E22D9C"/>
    <w:rsid w:val="00E26249"/>
    <w:rsid w:val="00E26F3D"/>
    <w:rsid w:val="00E3093D"/>
    <w:rsid w:val="00E31097"/>
    <w:rsid w:val="00E33F62"/>
    <w:rsid w:val="00E35611"/>
    <w:rsid w:val="00E3611B"/>
    <w:rsid w:val="00E368DC"/>
    <w:rsid w:val="00E40094"/>
    <w:rsid w:val="00E40562"/>
    <w:rsid w:val="00E42E1E"/>
    <w:rsid w:val="00E53FF0"/>
    <w:rsid w:val="00E604C2"/>
    <w:rsid w:val="00E60C91"/>
    <w:rsid w:val="00E62BE7"/>
    <w:rsid w:val="00E665C0"/>
    <w:rsid w:val="00E72A8C"/>
    <w:rsid w:val="00E74CAD"/>
    <w:rsid w:val="00E81A6C"/>
    <w:rsid w:val="00E8215F"/>
    <w:rsid w:val="00E864CF"/>
    <w:rsid w:val="00E9156C"/>
    <w:rsid w:val="00E93F16"/>
    <w:rsid w:val="00EA3A53"/>
    <w:rsid w:val="00EA62E9"/>
    <w:rsid w:val="00EA643B"/>
    <w:rsid w:val="00EB1D88"/>
    <w:rsid w:val="00EC0776"/>
    <w:rsid w:val="00EC7035"/>
    <w:rsid w:val="00EC757D"/>
    <w:rsid w:val="00EC7DBB"/>
    <w:rsid w:val="00ED3B2F"/>
    <w:rsid w:val="00EE24C5"/>
    <w:rsid w:val="00EE2566"/>
    <w:rsid w:val="00EE436D"/>
    <w:rsid w:val="00EF14A7"/>
    <w:rsid w:val="00EF5354"/>
    <w:rsid w:val="00EF7EF7"/>
    <w:rsid w:val="00F01BCA"/>
    <w:rsid w:val="00F03454"/>
    <w:rsid w:val="00F03A1D"/>
    <w:rsid w:val="00F13E46"/>
    <w:rsid w:val="00F14CD7"/>
    <w:rsid w:val="00F16CAD"/>
    <w:rsid w:val="00F16F24"/>
    <w:rsid w:val="00F17BB0"/>
    <w:rsid w:val="00F20411"/>
    <w:rsid w:val="00F20D32"/>
    <w:rsid w:val="00F21097"/>
    <w:rsid w:val="00F23F55"/>
    <w:rsid w:val="00F26513"/>
    <w:rsid w:val="00F3100B"/>
    <w:rsid w:val="00F31BC9"/>
    <w:rsid w:val="00F42406"/>
    <w:rsid w:val="00F424D7"/>
    <w:rsid w:val="00F42619"/>
    <w:rsid w:val="00F468E6"/>
    <w:rsid w:val="00F50FA1"/>
    <w:rsid w:val="00F60A7E"/>
    <w:rsid w:val="00F616C8"/>
    <w:rsid w:val="00F6314E"/>
    <w:rsid w:val="00F6449C"/>
    <w:rsid w:val="00F65C22"/>
    <w:rsid w:val="00F70651"/>
    <w:rsid w:val="00F7271D"/>
    <w:rsid w:val="00F742AA"/>
    <w:rsid w:val="00F759ED"/>
    <w:rsid w:val="00F75AD5"/>
    <w:rsid w:val="00F76D3E"/>
    <w:rsid w:val="00F83092"/>
    <w:rsid w:val="00F856C9"/>
    <w:rsid w:val="00F93D91"/>
    <w:rsid w:val="00F9466E"/>
    <w:rsid w:val="00F946F9"/>
    <w:rsid w:val="00F967DE"/>
    <w:rsid w:val="00FA3193"/>
    <w:rsid w:val="00FA3334"/>
    <w:rsid w:val="00FA4F62"/>
    <w:rsid w:val="00FB0888"/>
    <w:rsid w:val="00FB11DB"/>
    <w:rsid w:val="00FB1A0F"/>
    <w:rsid w:val="00FB3FBB"/>
    <w:rsid w:val="00FB640F"/>
    <w:rsid w:val="00FC0641"/>
    <w:rsid w:val="00FC0A70"/>
    <w:rsid w:val="00FC165B"/>
    <w:rsid w:val="00FC2280"/>
    <w:rsid w:val="00FD03FA"/>
    <w:rsid w:val="00FD06AC"/>
    <w:rsid w:val="00FD0975"/>
    <w:rsid w:val="00FE4F0F"/>
    <w:rsid w:val="00FE6303"/>
    <w:rsid w:val="00FF0DE9"/>
    <w:rsid w:val="00FF2060"/>
    <w:rsid w:val="00FF56C9"/>
    <w:rsid w:val="00FF699E"/>
    <w:rsid w:val="00FF6AAC"/>
    <w:rsid w:val="00FF6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745C77"/>
  <w15:chartTrackingRefBased/>
  <w15:docId w15:val="{7A624E82-3A96-4A30-8BB0-659C4ABA2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A00"/>
    <w:pPr>
      <w:spacing w:after="120" w:line="276" w:lineRule="auto"/>
      <w:ind w:firstLine="720"/>
      <w:contextualSpacing/>
      <w:jc w:val="both"/>
    </w:pPr>
    <w:rPr>
      <w:rFonts w:ascii="Arial" w:hAnsi="Arial"/>
    </w:rPr>
  </w:style>
  <w:style w:type="paragraph" w:styleId="Heading1">
    <w:name w:val="heading 1"/>
    <w:basedOn w:val="Normal"/>
    <w:next w:val="Normal"/>
    <w:link w:val="Heading1Char"/>
    <w:uiPriority w:val="9"/>
    <w:qFormat/>
    <w:rsid w:val="00991A35"/>
    <w:pPr>
      <w:keepNext/>
      <w:keepLines/>
      <w:spacing w:after="0"/>
      <w:ind w:firstLine="0"/>
      <w:outlineLvl w:val="0"/>
    </w:pPr>
    <w:rPr>
      <w:rFonts w:eastAsiaTheme="majorEastAsia" w:cstheme="majorBidi"/>
      <w:b/>
      <w:color w:val="2F5496" w:themeColor="accent5" w:themeShade="BF"/>
      <w:sz w:val="28"/>
      <w:szCs w:val="32"/>
    </w:rPr>
  </w:style>
  <w:style w:type="paragraph" w:styleId="Heading2">
    <w:name w:val="heading 2"/>
    <w:basedOn w:val="Normal"/>
    <w:next w:val="Normal"/>
    <w:link w:val="Heading2Char"/>
    <w:uiPriority w:val="9"/>
    <w:unhideWhenUsed/>
    <w:qFormat/>
    <w:rsid w:val="003D6D22"/>
    <w:pPr>
      <w:keepNext/>
      <w:keepLines/>
      <w:spacing w:after="0"/>
      <w:ind w:firstLine="0"/>
      <w:outlineLvl w:val="1"/>
    </w:pPr>
    <w:rPr>
      <w:rFonts w:eastAsiaTheme="majorEastAsia" w:cstheme="majorBidi"/>
      <w:b/>
      <w:color w:val="1F4E79" w:themeColor="accent1" w:themeShade="80"/>
      <w:sz w:val="25"/>
      <w:szCs w:val="26"/>
    </w:rPr>
  </w:style>
  <w:style w:type="paragraph" w:styleId="Heading3">
    <w:name w:val="heading 3"/>
    <w:basedOn w:val="Normal"/>
    <w:next w:val="Normal"/>
    <w:link w:val="Heading3Char"/>
    <w:uiPriority w:val="9"/>
    <w:unhideWhenUsed/>
    <w:qFormat/>
    <w:rsid w:val="003D6D22"/>
    <w:pPr>
      <w:keepNext/>
      <w:keepLines/>
      <w:spacing w:before="40" w:after="0"/>
      <w:ind w:firstLine="0"/>
      <w:outlineLvl w:val="2"/>
    </w:pPr>
    <w:rPr>
      <w:rFonts w:eastAsiaTheme="majorEastAsia" w:cstheme="majorBidi"/>
      <w:b/>
      <w:color w:val="1F3864" w:themeColor="accent5" w:themeShade="80"/>
      <w:sz w:val="24"/>
      <w:szCs w:val="24"/>
    </w:rPr>
  </w:style>
  <w:style w:type="paragraph" w:styleId="Heading4">
    <w:name w:val="heading 4"/>
    <w:basedOn w:val="Normal"/>
    <w:next w:val="Normal"/>
    <w:link w:val="Heading4Char"/>
    <w:uiPriority w:val="9"/>
    <w:unhideWhenUsed/>
    <w:qFormat/>
    <w:rsid w:val="003D6D22"/>
    <w:pPr>
      <w:keepNext/>
      <w:keepLines/>
      <w:spacing w:before="40" w:after="0"/>
      <w:ind w:firstLine="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6D22"/>
    <w:rPr>
      <w:rFonts w:ascii="Arial" w:eastAsiaTheme="majorEastAsia" w:hAnsi="Arial" w:cstheme="majorBidi"/>
      <w:b/>
      <w:color w:val="1F4E79" w:themeColor="accent1" w:themeShade="80"/>
      <w:sz w:val="25"/>
      <w:szCs w:val="26"/>
    </w:rPr>
  </w:style>
  <w:style w:type="character" w:customStyle="1" w:styleId="Heading3Char">
    <w:name w:val="Heading 3 Char"/>
    <w:basedOn w:val="DefaultParagraphFont"/>
    <w:link w:val="Heading3"/>
    <w:uiPriority w:val="9"/>
    <w:rsid w:val="003D6D22"/>
    <w:rPr>
      <w:rFonts w:ascii="Arial" w:eastAsiaTheme="majorEastAsia" w:hAnsi="Arial" w:cstheme="majorBidi"/>
      <w:b/>
      <w:color w:val="1F3864" w:themeColor="accent5" w:themeShade="80"/>
      <w:sz w:val="24"/>
      <w:szCs w:val="24"/>
    </w:rPr>
  </w:style>
  <w:style w:type="character" w:styleId="CommentReference">
    <w:name w:val="annotation reference"/>
    <w:basedOn w:val="DefaultParagraphFont"/>
    <w:uiPriority w:val="99"/>
    <w:semiHidden/>
    <w:unhideWhenUsed/>
    <w:rsid w:val="006C56D5"/>
    <w:rPr>
      <w:sz w:val="18"/>
      <w:szCs w:val="18"/>
    </w:rPr>
  </w:style>
  <w:style w:type="paragraph" w:styleId="CommentText">
    <w:name w:val="annotation text"/>
    <w:basedOn w:val="Normal"/>
    <w:link w:val="CommentTextChar"/>
    <w:uiPriority w:val="99"/>
    <w:unhideWhenUsed/>
    <w:rsid w:val="006C56D5"/>
    <w:rPr>
      <w:sz w:val="24"/>
      <w:szCs w:val="24"/>
    </w:rPr>
  </w:style>
  <w:style w:type="character" w:customStyle="1" w:styleId="CommentTextChar">
    <w:name w:val="Comment Text Char"/>
    <w:basedOn w:val="DefaultParagraphFont"/>
    <w:link w:val="CommentText"/>
    <w:uiPriority w:val="99"/>
    <w:rsid w:val="006C56D5"/>
    <w:rPr>
      <w:sz w:val="24"/>
      <w:szCs w:val="24"/>
    </w:rPr>
  </w:style>
  <w:style w:type="table" w:styleId="TableGrid">
    <w:name w:val="Table Grid"/>
    <w:basedOn w:val="TableNormal"/>
    <w:uiPriority w:val="39"/>
    <w:rsid w:val="006C5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normal2"/>
    <w:link w:val="NoSpacingChar"/>
    <w:uiPriority w:val="1"/>
    <w:qFormat/>
    <w:rsid w:val="007B5832"/>
    <w:pPr>
      <w:spacing w:after="0" w:line="240" w:lineRule="auto"/>
    </w:pPr>
    <w:rPr>
      <w:rFonts w:ascii="Arial" w:hAnsi="Arial"/>
      <w:sz w:val="21"/>
    </w:rPr>
  </w:style>
  <w:style w:type="paragraph" w:styleId="BalloonText">
    <w:name w:val="Balloon Text"/>
    <w:basedOn w:val="Normal"/>
    <w:link w:val="BalloonTextChar"/>
    <w:uiPriority w:val="99"/>
    <w:semiHidden/>
    <w:unhideWhenUsed/>
    <w:rsid w:val="00D6246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46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64BB3"/>
    <w:rPr>
      <w:b/>
      <w:bCs/>
      <w:sz w:val="20"/>
      <w:szCs w:val="20"/>
    </w:rPr>
  </w:style>
  <w:style w:type="character" w:customStyle="1" w:styleId="CommentSubjectChar">
    <w:name w:val="Comment Subject Char"/>
    <w:basedOn w:val="CommentTextChar"/>
    <w:link w:val="CommentSubject"/>
    <w:uiPriority w:val="99"/>
    <w:semiHidden/>
    <w:rsid w:val="00664BB3"/>
    <w:rPr>
      <w:b/>
      <w:bCs/>
      <w:sz w:val="20"/>
      <w:szCs w:val="20"/>
    </w:rPr>
  </w:style>
  <w:style w:type="table" w:styleId="GridTable1Light-Accent5">
    <w:name w:val="Grid Table 1 Light Accent 5"/>
    <w:basedOn w:val="TableNormal"/>
    <w:uiPriority w:val="46"/>
    <w:rsid w:val="006570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extline">
    <w:name w:val="text_line"/>
    <w:basedOn w:val="DefaultParagraphFont"/>
    <w:rsid w:val="00A96C21"/>
  </w:style>
  <w:style w:type="character" w:customStyle="1" w:styleId="validlink">
    <w:name w:val="valid_link"/>
    <w:basedOn w:val="DefaultParagraphFont"/>
    <w:rsid w:val="00A96C21"/>
  </w:style>
  <w:style w:type="character" w:customStyle="1" w:styleId="term-highlight">
    <w:name w:val="term-highlight"/>
    <w:basedOn w:val="DefaultParagraphFont"/>
    <w:rsid w:val="002D4904"/>
  </w:style>
  <w:style w:type="character" w:styleId="Hyperlink">
    <w:name w:val="Hyperlink"/>
    <w:basedOn w:val="DefaultParagraphFont"/>
    <w:uiPriority w:val="99"/>
    <w:unhideWhenUsed/>
    <w:rsid w:val="00980EB7"/>
    <w:rPr>
      <w:color w:val="0000FF"/>
      <w:u w:val="single"/>
    </w:rPr>
  </w:style>
  <w:style w:type="character" w:styleId="Emphasis">
    <w:name w:val="Emphasis"/>
    <w:basedOn w:val="DefaultParagraphFont"/>
    <w:uiPriority w:val="20"/>
    <w:qFormat/>
    <w:rsid w:val="00F23F55"/>
    <w:rPr>
      <w:i/>
      <w:iCs/>
    </w:rPr>
  </w:style>
  <w:style w:type="paragraph" w:styleId="NormalWeb">
    <w:name w:val="Normal (Web)"/>
    <w:basedOn w:val="Normal"/>
    <w:uiPriority w:val="99"/>
    <w:unhideWhenUsed/>
    <w:rsid w:val="00695172"/>
    <w:pPr>
      <w:spacing w:before="100" w:beforeAutospacing="1" w:after="100" w:afterAutospacing="1"/>
      <w:ind w:firstLine="0"/>
      <w:jc w:val="left"/>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991A35"/>
    <w:rPr>
      <w:rFonts w:eastAsiaTheme="majorEastAsia" w:cstheme="majorBidi"/>
      <w:b/>
      <w:color w:val="2F5496" w:themeColor="accent5" w:themeShade="BF"/>
      <w:sz w:val="28"/>
      <w:szCs w:val="32"/>
    </w:rPr>
  </w:style>
  <w:style w:type="character" w:styleId="Strong">
    <w:name w:val="Strong"/>
    <w:basedOn w:val="DefaultParagraphFont"/>
    <w:uiPriority w:val="22"/>
    <w:qFormat/>
    <w:rsid w:val="00810C89"/>
    <w:rPr>
      <w:b/>
      <w:bCs/>
    </w:rPr>
  </w:style>
  <w:style w:type="paragraph" w:styleId="ListParagraph">
    <w:name w:val="List Paragraph"/>
    <w:basedOn w:val="Normal"/>
    <w:uiPriority w:val="34"/>
    <w:qFormat/>
    <w:rsid w:val="00BE5B95"/>
    <w:pPr>
      <w:ind w:left="720"/>
    </w:pPr>
  </w:style>
  <w:style w:type="paragraph" w:styleId="Revision">
    <w:name w:val="Revision"/>
    <w:hidden/>
    <w:uiPriority w:val="99"/>
    <w:semiHidden/>
    <w:rsid w:val="000D0D65"/>
    <w:pPr>
      <w:spacing w:after="0" w:line="240" w:lineRule="auto"/>
    </w:pPr>
    <w:rPr>
      <w:sz w:val="21"/>
    </w:rPr>
  </w:style>
  <w:style w:type="character" w:customStyle="1" w:styleId="enumerator">
    <w:name w:val="enumerator"/>
    <w:basedOn w:val="DefaultParagraphFont"/>
    <w:rsid w:val="005B68D1"/>
  </w:style>
  <w:style w:type="character" w:styleId="FollowedHyperlink">
    <w:name w:val="FollowedHyperlink"/>
    <w:basedOn w:val="DefaultParagraphFont"/>
    <w:uiPriority w:val="99"/>
    <w:semiHidden/>
    <w:unhideWhenUsed/>
    <w:rsid w:val="00D977EA"/>
    <w:rPr>
      <w:color w:val="954F72" w:themeColor="followedHyperlink"/>
      <w:u w:val="single"/>
    </w:rPr>
  </w:style>
  <w:style w:type="character" w:customStyle="1" w:styleId="ej-keyword">
    <w:name w:val="ej-keyword"/>
    <w:basedOn w:val="DefaultParagraphFont"/>
    <w:rsid w:val="00BB0E93"/>
  </w:style>
  <w:style w:type="character" w:customStyle="1" w:styleId="Heading4Char">
    <w:name w:val="Heading 4 Char"/>
    <w:basedOn w:val="DefaultParagraphFont"/>
    <w:link w:val="Heading4"/>
    <w:uiPriority w:val="9"/>
    <w:rsid w:val="003D6D22"/>
    <w:rPr>
      <w:rFonts w:ascii="Arial" w:eastAsiaTheme="majorEastAsia" w:hAnsi="Arial" w:cstheme="majorBidi"/>
      <w:b/>
      <w:iCs/>
    </w:rPr>
  </w:style>
  <w:style w:type="table" w:styleId="TableGridLight">
    <w:name w:val="Grid Table Light"/>
    <w:basedOn w:val="TableNormal"/>
    <w:uiPriority w:val="40"/>
    <w:rsid w:val="00CF5A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92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35A"/>
  </w:style>
  <w:style w:type="paragraph" w:styleId="Footer">
    <w:name w:val="footer"/>
    <w:basedOn w:val="Normal"/>
    <w:link w:val="FooterChar"/>
    <w:uiPriority w:val="99"/>
    <w:unhideWhenUsed/>
    <w:rsid w:val="00192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35A"/>
  </w:style>
  <w:style w:type="character" w:customStyle="1" w:styleId="title-text">
    <w:name w:val="title-text"/>
    <w:basedOn w:val="DefaultParagraphFont"/>
    <w:rsid w:val="00991CC0"/>
  </w:style>
  <w:style w:type="character" w:customStyle="1" w:styleId="a">
    <w:name w:val="_"/>
    <w:basedOn w:val="DefaultParagraphFont"/>
    <w:rsid w:val="00CD1A7F"/>
  </w:style>
  <w:style w:type="character" w:customStyle="1" w:styleId="ff9">
    <w:name w:val="ff9"/>
    <w:basedOn w:val="DefaultParagraphFont"/>
    <w:rsid w:val="00CD1A7F"/>
  </w:style>
  <w:style w:type="character" w:customStyle="1" w:styleId="r-search-result">
    <w:name w:val="r-search-result"/>
    <w:basedOn w:val="DefaultParagraphFont"/>
    <w:rsid w:val="00CD1A7F"/>
  </w:style>
  <w:style w:type="paragraph" w:styleId="HTMLPreformatted">
    <w:name w:val="HTML Preformatted"/>
    <w:basedOn w:val="Normal"/>
    <w:link w:val="HTMLPreformattedChar"/>
    <w:uiPriority w:val="99"/>
    <w:semiHidden/>
    <w:unhideWhenUsed/>
    <w:rsid w:val="00E31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31097"/>
    <w:rPr>
      <w:rFonts w:ascii="Courier New" w:eastAsia="Times New Roman" w:hAnsi="Courier New" w:cs="Courier New"/>
      <w:sz w:val="20"/>
      <w:szCs w:val="20"/>
      <w:lang w:eastAsia="en-GB"/>
    </w:rPr>
  </w:style>
  <w:style w:type="character" w:customStyle="1" w:styleId="NoSpacingChar">
    <w:name w:val="No Spacing Char"/>
    <w:aliases w:val="normal2 Char"/>
    <w:basedOn w:val="DefaultParagraphFont"/>
    <w:link w:val="NoSpacing"/>
    <w:uiPriority w:val="1"/>
    <w:rsid w:val="007B5832"/>
    <w:rPr>
      <w:rFonts w:ascii="Arial" w:hAnsi="Arial"/>
      <w:sz w:val="21"/>
    </w:rPr>
  </w:style>
  <w:style w:type="paragraph" w:styleId="Caption">
    <w:name w:val="caption"/>
    <w:basedOn w:val="Normal"/>
    <w:next w:val="Normal"/>
    <w:uiPriority w:val="35"/>
    <w:unhideWhenUsed/>
    <w:qFormat/>
    <w:rsid w:val="00B8648D"/>
    <w:pPr>
      <w:spacing w:before="120" w:after="0" w:line="240" w:lineRule="auto"/>
      <w:ind w:firstLine="0"/>
    </w:pPr>
    <w:rPr>
      <w:rFonts w:eastAsiaTheme="minorEastAsia"/>
      <w:b/>
      <w:iCs/>
      <w:sz w:val="21"/>
      <w:szCs w:val="18"/>
    </w:rPr>
  </w:style>
  <w:style w:type="table" w:customStyle="1" w:styleId="TableGrid1">
    <w:name w:val="Table Grid1"/>
    <w:basedOn w:val="TableNormal"/>
    <w:next w:val="TableGrid"/>
    <w:uiPriority w:val="39"/>
    <w:rsid w:val="00E3109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E31097"/>
    <w:pPr>
      <w:spacing w:after="0" w:line="240" w:lineRule="auto"/>
    </w:pPr>
    <w:rPr>
      <w:rFonts w:eastAsiaTheme="minorEastAsia"/>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1Light">
    <w:name w:val="Grid Table 1 Light"/>
    <w:basedOn w:val="TableNormal"/>
    <w:uiPriority w:val="46"/>
    <w:rsid w:val="00E31097"/>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ubtleReference">
    <w:name w:val="Subtle Reference"/>
    <w:aliases w:val="legend"/>
    <w:basedOn w:val="DefaultParagraphFont"/>
    <w:uiPriority w:val="31"/>
    <w:qFormat/>
    <w:rsid w:val="00B8648D"/>
    <w:rPr>
      <w:rFonts w:ascii="Arial" w:hAnsi="Arial"/>
      <w:b w:val="0"/>
      <w:caps w:val="0"/>
      <w:smallCaps w:val="0"/>
      <w:vanish w:val="0"/>
      <w:color w:val="auto"/>
      <w:sz w:val="19"/>
      <w:u w:val="none" w:color="7F7F7F" w:themeColor="text1" w:themeTint="80"/>
    </w:rPr>
  </w:style>
  <w:style w:type="paragraph" w:styleId="TOC1">
    <w:name w:val="toc 1"/>
    <w:basedOn w:val="Normal"/>
    <w:next w:val="Normal"/>
    <w:autoRedefine/>
    <w:uiPriority w:val="39"/>
    <w:unhideWhenUsed/>
    <w:rsid w:val="00A87C5C"/>
    <w:pPr>
      <w:spacing w:before="360" w:after="360"/>
      <w:ind w:firstLine="0"/>
      <w:jc w:val="left"/>
    </w:pPr>
    <w:rPr>
      <w:rFonts w:asciiTheme="minorHAnsi" w:hAnsiTheme="minorHAnsi" w:cstheme="minorHAnsi"/>
      <w:b/>
      <w:bCs/>
      <w:caps/>
      <w:u w:val="single"/>
    </w:rPr>
  </w:style>
  <w:style w:type="paragraph" w:styleId="TOC2">
    <w:name w:val="toc 2"/>
    <w:basedOn w:val="Normal"/>
    <w:next w:val="Normal"/>
    <w:autoRedefine/>
    <w:uiPriority w:val="39"/>
    <w:unhideWhenUsed/>
    <w:rsid w:val="00A87C5C"/>
    <w:pPr>
      <w:spacing w:after="0"/>
      <w:ind w:firstLine="0"/>
      <w:jc w:val="left"/>
    </w:pPr>
    <w:rPr>
      <w:rFonts w:asciiTheme="minorHAnsi" w:hAnsiTheme="minorHAnsi" w:cstheme="minorHAnsi"/>
      <w:b/>
      <w:bCs/>
      <w:smallCaps/>
    </w:rPr>
  </w:style>
  <w:style w:type="paragraph" w:styleId="TOC3">
    <w:name w:val="toc 3"/>
    <w:basedOn w:val="Normal"/>
    <w:next w:val="Normal"/>
    <w:autoRedefine/>
    <w:uiPriority w:val="39"/>
    <w:unhideWhenUsed/>
    <w:rsid w:val="00A87C5C"/>
    <w:pPr>
      <w:spacing w:after="0"/>
      <w:ind w:firstLine="0"/>
      <w:jc w:val="left"/>
    </w:pPr>
    <w:rPr>
      <w:rFonts w:asciiTheme="minorHAnsi" w:hAnsiTheme="minorHAnsi" w:cstheme="minorHAnsi"/>
      <w:smallCaps/>
    </w:rPr>
  </w:style>
  <w:style w:type="paragraph" w:styleId="TOC4">
    <w:name w:val="toc 4"/>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5">
    <w:name w:val="toc 5"/>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6">
    <w:name w:val="toc 6"/>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7">
    <w:name w:val="toc 7"/>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8">
    <w:name w:val="toc 8"/>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TOC9">
    <w:name w:val="toc 9"/>
    <w:basedOn w:val="Normal"/>
    <w:next w:val="Normal"/>
    <w:autoRedefine/>
    <w:uiPriority w:val="39"/>
    <w:unhideWhenUsed/>
    <w:rsid w:val="00A87C5C"/>
    <w:pPr>
      <w:spacing w:after="0"/>
      <w:ind w:firstLine="0"/>
      <w:jc w:val="left"/>
    </w:pPr>
    <w:rPr>
      <w:rFonts w:asciiTheme="minorHAnsi" w:hAnsiTheme="minorHAnsi" w:cstheme="minorHAnsi"/>
    </w:rPr>
  </w:style>
  <w:style w:type="paragraph" w:styleId="EndnoteText">
    <w:name w:val="endnote text"/>
    <w:basedOn w:val="Normal"/>
    <w:link w:val="EndnoteTextChar"/>
    <w:uiPriority w:val="99"/>
    <w:semiHidden/>
    <w:unhideWhenUsed/>
    <w:rsid w:val="00C732C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2C6"/>
    <w:rPr>
      <w:rFonts w:ascii="Arial" w:hAnsi="Arial"/>
      <w:sz w:val="20"/>
      <w:szCs w:val="20"/>
    </w:rPr>
  </w:style>
  <w:style w:type="character" w:styleId="EndnoteReference">
    <w:name w:val="endnote reference"/>
    <w:basedOn w:val="DefaultParagraphFont"/>
    <w:uiPriority w:val="99"/>
    <w:semiHidden/>
    <w:unhideWhenUsed/>
    <w:rsid w:val="00C732C6"/>
    <w:rPr>
      <w:vertAlign w:val="superscript"/>
    </w:rPr>
  </w:style>
  <w:style w:type="paragraph" w:styleId="FootnoteText">
    <w:name w:val="footnote text"/>
    <w:basedOn w:val="Normal"/>
    <w:link w:val="FootnoteTextChar"/>
    <w:uiPriority w:val="99"/>
    <w:semiHidden/>
    <w:unhideWhenUsed/>
    <w:rsid w:val="00C732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C6"/>
    <w:rPr>
      <w:rFonts w:ascii="Arial" w:hAnsi="Arial"/>
      <w:sz w:val="20"/>
      <w:szCs w:val="20"/>
    </w:rPr>
  </w:style>
  <w:style w:type="character" w:styleId="FootnoteReference">
    <w:name w:val="footnote reference"/>
    <w:basedOn w:val="DefaultParagraphFont"/>
    <w:uiPriority w:val="99"/>
    <w:semiHidden/>
    <w:unhideWhenUsed/>
    <w:rsid w:val="00C732C6"/>
    <w:rPr>
      <w:vertAlign w:val="superscript"/>
    </w:rPr>
  </w:style>
  <w:style w:type="character" w:customStyle="1" w:styleId="UnresolvedMention1">
    <w:name w:val="Unresolved Mention1"/>
    <w:basedOn w:val="DefaultParagraphFont"/>
    <w:uiPriority w:val="99"/>
    <w:semiHidden/>
    <w:unhideWhenUsed/>
    <w:rsid w:val="00D93E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7096">
      <w:bodyDiv w:val="1"/>
      <w:marLeft w:val="0"/>
      <w:marRight w:val="0"/>
      <w:marTop w:val="0"/>
      <w:marBottom w:val="0"/>
      <w:divBdr>
        <w:top w:val="none" w:sz="0" w:space="0" w:color="auto"/>
        <w:left w:val="none" w:sz="0" w:space="0" w:color="auto"/>
        <w:bottom w:val="none" w:sz="0" w:space="0" w:color="auto"/>
        <w:right w:val="none" w:sz="0" w:space="0" w:color="auto"/>
      </w:divBdr>
    </w:div>
    <w:div w:id="52000523">
      <w:bodyDiv w:val="1"/>
      <w:marLeft w:val="0"/>
      <w:marRight w:val="0"/>
      <w:marTop w:val="0"/>
      <w:marBottom w:val="0"/>
      <w:divBdr>
        <w:top w:val="none" w:sz="0" w:space="0" w:color="auto"/>
        <w:left w:val="none" w:sz="0" w:space="0" w:color="auto"/>
        <w:bottom w:val="none" w:sz="0" w:space="0" w:color="auto"/>
        <w:right w:val="none" w:sz="0" w:space="0" w:color="auto"/>
      </w:divBdr>
      <w:divsChild>
        <w:div w:id="320961690">
          <w:marLeft w:val="0"/>
          <w:marRight w:val="0"/>
          <w:marTop w:val="0"/>
          <w:marBottom w:val="0"/>
          <w:divBdr>
            <w:top w:val="none" w:sz="0" w:space="0" w:color="auto"/>
            <w:left w:val="none" w:sz="0" w:space="0" w:color="auto"/>
            <w:bottom w:val="none" w:sz="0" w:space="0" w:color="auto"/>
            <w:right w:val="none" w:sz="0" w:space="0" w:color="auto"/>
          </w:divBdr>
        </w:div>
        <w:div w:id="614336567">
          <w:marLeft w:val="0"/>
          <w:marRight w:val="0"/>
          <w:marTop w:val="0"/>
          <w:marBottom w:val="0"/>
          <w:divBdr>
            <w:top w:val="none" w:sz="0" w:space="0" w:color="auto"/>
            <w:left w:val="none" w:sz="0" w:space="0" w:color="auto"/>
            <w:bottom w:val="none" w:sz="0" w:space="0" w:color="auto"/>
            <w:right w:val="none" w:sz="0" w:space="0" w:color="auto"/>
          </w:divBdr>
        </w:div>
        <w:div w:id="665474933">
          <w:marLeft w:val="0"/>
          <w:marRight w:val="0"/>
          <w:marTop w:val="0"/>
          <w:marBottom w:val="0"/>
          <w:divBdr>
            <w:top w:val="none" w:sz="0" w:space="0" w:color="auto"/>
            <w:left w:val="none" w:sz="0" w:space="0" w:color="auto"/>
            <w:bottom w:val="none" w:sz="0" w:space="0" w:color="auto"/>
            <w:right w:val="none" w:sz="0" w:space="0" w:color="auto"/>
          </w:divBdr>
        </w:div>
        <w:div w:id="763301140">
          <w:marLeft w:val="0"/>
          <w:marRight w:val="0"/>
          <w:marTop w:val="0"/>
          <w:marBottom w:val="0"/>
          <w:divBdr>
            <w:top w:val="none" w:sz="0" w:space="0" w:color="auto"/>
            <w:left w:val="none" w:sz="0" w:space="0" w:color="auto"/>
            <w:bottom w:val="none" w:sz="0" w:space="0" w:color="auto"/>
            <w:right w:val="none" w:sz="0" w:space="0" w:color="auto"/>
          </w:divBdr>
        </w:div>
        <w:div w:id="870454821">
          <w:marLeft w:val="0"/>
          <w:marRight w:val="0"/>
          <w:marTop w:val="0"/>
          <w:marBottom w:val="0"/>
          <w:divBdr>
            <w:top w:val="none" w:sz="0" w:space="0" w:color="auto"/>
            <w:left w:val="none" w:sz="0" w:space="0" w:color="auto"/>
            <w:bottom w:val="none" w:sz="0" w:space="0" w:color="auto"/>
            <w:right w:val="none" w:sz="0" w:space="0" w:color="auto"/>
          </w:divBdr>
        </w:div>
        <w:div w:id="1156073751">
          <w:marLeft w:val="0"/>
          <w:marRight w:val="0"/>
          <w:marTop w:val="0"/>
          <w:marBottom w:val="0"/>
          <w:divBdr>
            <w:top w:val="none" w:sz="0" w:space="0" w:color="auto"/>
            <w:left w:val="none" w:sz="0" w:space="0" w:color="auto"/>
            <w:bottom w:val="none" w:sz="0" w:space="0" w:color="auto"/>
            <w:right w:val="none" w:sz="0" w:space="0" w:color="auto"/>
          </w:divBdr>
        </w:div>
        <w:div w:id="1277298537">
          <w:marLeft w:val="0"/>
          <w:marRight w:val="0"/>
          <w:marTop w:val="0"/>
          <w:marBottom w:val="0"/>
          <w:divBdr>
            <w:top w:val="none" w:sz="0" w:space="0" w:color="auto"/>
            <w:left w:val="none" w:sz="0" w:space="0" w:color="auto"/>
            <w:bottom w:val="none" w:sz="0" w:space="0" w:color="auto"/>
            <w:right w:val="none" w:sz="0" w:space="0" w:color="auto"/>
          </w:divBdr>
        </w:div>
        <w:div w:id="1504007969">
          <w:marLeft w:val="0"/>
          <w:marRight w:val="0"/>
          <w:marTop w:val="0"/>
          <w:marBottom w:val="0"/>
          <w:divBdr>
            <w:top w:val="none" w:sz="0" w:space="0" w:color="auto"/>
            <w:left w:val="none" w:sz="0" w:space="0" w:color="auto"/>
            <w:bottom w:val="none" w:sz="0" w:space="0" w:color="auto"/>
            <w:right w:val="none" w:sz="0" w:space="0" w:color="auto"/>
          </w:divBdr>
        </w:div>
      </w:divsChild>
    </w:div>
    <w:div w:id="52239574">
      <w:bodyDiv w:val="1"/>
      <w:marLeft w:val="0"/>
      <w:marRight w:val="0"/>
      <w:marTop w:val="0"/>
      <w:marBottom w:val="0"/>
      <w:divBdr>
        <w:top w:val="none" w:sz="0" w:space="0" w:color="auto"/>
        <w:left w:val="none" w:sz="0" w:space="0" w:color="auto"/>
        <w:bottom w:val="none" w:sz="0" w:space="0" w:color="auto"/>
        <w:right w:val="none" w:sz="0" w:space="0" w:color="auto"/>
      </w:divBdr>
    </w:div>
    <w:div w:id="107437589">
      <w:bodyDiv w:val="1"/>
      <w:marLeft w:val="0"/>
      <w:marRight w:val="0"/>
      <w:marTop w:val="0"/>
      <w:marBottom w:val="0"/>
      <w:divBdr>
        <w:top w:val="none" w:sz="0" w:space="0" w:color="auto"/>
        <w:left w:val="none" w:sz="0" w:space="0" w:color="auto"/>
        <w:bottom w:val="none" w:sz="0" w:space="0" w:color="auto"/>
        <w:right w:val="none" w:sz="0" w:space="0" w:color="auto"/>
      </w:divBdr>
    </w:div>
    <w:div w:id="171648198">
      <w:bodyDiv w:val="1"/>
      <w:marLeft w:val="0"/>
      <w:marRight w:val="0"/>
      <w:marTop w:val="0"/>
      <w:marBottom w:val="0"/>
      <w:divBdr>
        <w:top w:val="none" w:sz="0" w:space="0" w:color="auto"/>
        <w:left w:val="none" w:sz="0" w:space="0" w:color="auto"/>
        <w:bottom w:val="none" w:sz="0" w:space="0" w:color="auto"/>
        <w:right w:val="none" w:sz="0" w:space="0" w:color="auto"/>
      </w:divBdr>
    </w:div>
    <w:div w:id="203561280">
      <w:bodyDiv w:val="1"/>
      <w:marLeft w:val="0"/>
      <w:marRight w:val="0"/>
      <w:marTop w:val="0"/>
      <w:marBottom w:val="0"/>
      <w:divBdr>
        <w:top w:val="none" w:sz="0" w:space="0" w:color="auto"/>
        <w:left w:val="none" w:sz="0" w:space="0" w:color="auto"/>
        <w:bottom w:val="none" w:sz="0" w:space="0" w:color="auto"/>
        <w:right w:val="none" w:sz="0" w:space="0" w:color="auto"/>
      </w:divBdr>
    </w:div>
    <w:div w:id="235747697">
      <w:bodyDiv w:val="1"/>
      <w:marLeft w:val="0"/>
      <w:marRight w:val="0"/>
      <w:marTop w:val="0"/>
      <w:marBottom w:val="0"/>
      <w:divBdr>
        <w:top w:val="none" w:sz="0" w:space="0" w:color="auto"/>
        <w:left w:val="none" w:sz="0" w:space="0" w:color="auto"/>
        <w:bottom w:val="none" w:sz="0" w:space="0" w:color="auto"/>
        <w:right w:val="none" w:sz="0" w:space="0" w:color="auto"/>
      </w:divBdr>
    </w:div>
    <w:div w:id="255527611">
      <w:bodyDiv w:val="1"/>
      <w:marLeft w:val="0"/>
      <w:marRight w:val="0"/>
      <w:marTop w:val="0"/>
      <w:marBottom w:val="0"/>
      <w:divBdr>
        <w:top w:val="none" w:sz="0" w:space="0" w:color="auto"/>
        <w:left w:val="none" w:sz="0" w:space="0" w:color="auto"/>
        <w:bottom w:val="none" w:sz="0" w:space="0" w:color="auto"/>
        <w:right w:val="none" w:sz="0" w:space="0" w:color="auto"/>
      </w:divBdr>
    </w:div>
    <w:div w:id="287322527">
      <w:bodyDiv w:val="1"/>
      <w:marLeft w:val="0"/>
      <w:marRight w:val="0"/>
      <w:marTop w:val="0"/>
      <w:marBottom w:val="0"/>
      <w:divBdr>
        <w:top w:val="none" w:sz="0" w:space="0" w:color="auto"/>
        <w:left w:val="none" w:sz="0" w:space="0" w:color="auto"/>
        <w:bottom w:val="none" w:sz="0" w:space="0" w:color="auto"/>
        <w:right w:val="none" w:sz="0" w:space="0" w:color="auto"/>
      </w:divBdr>
    </w:div>
    <w:div w:id="317618815">
      <w:bodyDiv w:val="1"/>
      <w:marLeft w:val="0"/>
      <w:marRight w:val="0"/>
      <w:marTop w:val="0"/>
      <w:marBottom w:val="0"/>
      <w:divBdr>
        <w:top w:val="none" w:sz="0" w:space="0" w:color="auto"/>
        <w:left w:val="none" w:sz="0" w:space="0" w:color="auto"/>
        <w:bottom w:val="none" w:sz="0" w:space="0" w:color="auto"/>
        <w:right w:val="none" w:sz="0" w:space="0" w:color="auto"/>
      </w:divBdr>
    </w:div>
    <w:div w:id="346517820">
      <w:bodyDiv w:val="1"/>
      <w:marLeft w:val="0"/>
      <w:marRight w:val="0"/>
      <w:marTop w:val="0"/>
      <w:marBottom w:val="0"/>
      <w:divBdr>
        <w:top w:val="none" w:sz="0" w:space="0" w:color="auto"/>
        <w:left w:val="none" w:sz="0" w:space="0" w:color="auto"/>
        <w:bottom w:val="none" w:sz="0" w:space="0" w:color="auto"/>
        <w:right w:val="none" w:sz="0" w:space="0" w:color="auto"/>
      </w:divBdr>
    </w:div>
    <w:div w:id="349334777">
      <w:bodyDiv w:val="1"/>
      <w:marLeft w:val="0"/>
      <w:marRight w:val="0"/>
      <w:marTop w:val="0"/>
      <w:marBottom w:val="0"/>
      <w:divBdr>
        <w:top w:val="none" w:sz="0" w:space="0" w:color="auto"/>
        <w:left w:val="none" w:sz="0" w:space="0" w:color="auto"/>
        <w:bottom w:val="none" w:sz="0" w:space="0" w:color="auto"/>
        <w:right w:val="none" w:sz="0" w:space="0" w:color="auto"/>
      </w:divBdr>
    </w:div>
    <w:div w:id="354498819">
      <w:bodyDiv w:val="1"/>
      <w:marLeft w:val="0"/>
      <w:marRight w:val="0"/>
      <w:marTop w:val="0"/>
      <w:marBottom w:val="0"/>
      <w:divBdr>
        <w:top w:val="none" w:sz="0" w:space="0" w:color="auto"/>
        <w:left w:val="none" w:sz="0" w:space="0" w:color="auto"/>
        <w:bottom w:val="none" w:sz="0" w:space="0" w:color="auto"/>
        <w:right w:val="none" w:sz="0" w:space="0" w:color="auto"/>
      </w:divBdr>
    </w:div>
    <w:div w:id="420830959">
      <w:bodyDiv w:val="1"/>
      <w:marLeft w:val="0"/>
      <w:marRight w:val="0"/>
      <w:marTop w:val="0"/>
      <w:marBottom w:val="0"/>
      <w:divBdr>
        <w:top w:val="none" w:sz="0" w:space="0" w:color="auto"/>
        <w:left w:val="none" w:sz="0" w:space="0" w:color="auto"/>
        <w:bottom w:val="none" w:sz="0" w:space="0" w:color="auto"/>
        <w:right w:val="none" w:sz="0" w:space="0" w:color="auto"/>
      </w:divBdr>
    </w:div>
    <w:div w:id="481045851">
      <w:bodyDiv w:val="1"/>
      <w:marLeft w:val="0"/>
      <w:marRight w:val="0"/>
      <w:marTop w:val="0"/>
      <w:marBottom w:val="0"/>
      <w:divBdr>
        <w:top w:val="none" w:sz="0" w:space="0" w:color="auto"/>
        <w:left w:val="none" w:sz="0" w:space="0" w:color="auto"/>
        <w:bottom w:val="none" w:sz="0" w:space="0" w:color="auto"/>
        <w:right w:val="none" w:sz="0" w:space="0" w:color="auto"/>
      </w:divBdr>
    </w:div>
    <w:div w:id="483860024">
      <w:bodyDiv w:val="1"/>
      <w:marLeft w:val="0"/>
      <w:marRight w:val="0"/>
      <w:marTop w:val="0"/>
      <w:marBottom w:val="0"/>
      <w:divBdr>
        <w:top w:val="none" w:sz="0" w:space="0" w:color="auto"/>
        <w:left w:val="none" w:sz="0" w:space="0" w:color="auto"/>
        <w:bottom w:val="none" w:sz="0" w:space="0" w:color="auto"/>
        <w:right w:val="none" w:sz="0" w:space="0" w:color="auto"/>
      </w:divBdr>
    </w:div>
    <w:div w:id="506865170">
      <w:bodyDiv w:val="1"/>
      <w:marLeft w:val="0"/>
      <w:marRight w:val="0"/>
      <w:marTop w:val="0"/>
      <w:marBottom w:val="0"/>
      <w:divBdr>
        <w:top w:val="none" w:sz="0" w:space="0" w:color="auto"/>
        <w:left w:val="none" w:sz="0" w:space="0" w:color="auto"/>
        <w:bottom w:val="none" w:sz="0" w:space="0" w:color="auto"/>
        <w:right w:val="none" w:sz="0" w:space="0" w:color="auto"/>
      </w:divBdr>
    </w:div>
    <w:div w:id="521404850">
      <w:bodyDiv w:val="1"/>
      <w:marLeft w:val="0"/>
      <w:marRight w:val="0"/>
      <w:marTop w:val="0"/>
      <w:marBottom w:val="0"/>
      <w:divBdr>
        <w:top w:val="none" w:sz="0" w:space="0" w:color="auto"/>
        <w:left w:val="none" w:sz="0" w:space="0" w:color="auto"/>
        <w:bottom w:val="none" w:sz="0" w:space="0" w:color="auto"/>
        <w:right w:val="none" w:sz="0" w:space="0" w:color="auto"/>
      </w:divBdr>
    </w:div>
    <w:div w:id="579869274">
      <w:bodyDiv w:val="1"/>
      <w:marLeft w:val="0"/>
      <w:marRight w:val="0"/>
      <w:marTop w:val="0"/>
      <w:marBottom w:val="0"/>
      <w:divBdr>
        <w:top w:val="none" w:sz="0" w:space="0" w:color="auto"/>
        <w:left w:val="none" w:sz="0" w:space="0" w:color="auto"/>
        <w:bottom w:val="none" w:sz="0" w:space="0" w:color="auto"/>
        <w:right w:val="none" w:sz="0" w:space="0" w:color="auto"/>
      </w:divBdr>
    </w:div>
    <w:div w:id="594899542">
      <w:bodyDiv w:val="1"/>
      <w:marLeft w:val="0"/>
      <w:marRight w:val="0"/>
      <w:marTop w:val="0"/>
      <w:marBottom w:val="0"/>
      <w:divBdr>
        <w:top w:val="none" w:sz="0" w:space="0" w:color="auto"/>
        <w:left w:val="none" w:sz="0" w:space="0" w:color="auto"/>
        <w:bottom w:val="none" w:sz="0" w:space="0" w:color="auto"/>
        <w:right w:val="none" w:sz="0" w:space="0" w:color="auto"/>
      </w:divBdr>
    </w:div>
    <w:div w:id="611278725">
      <w:bodyDiv w:val="1"/>
      <w:marLeft w:val="0"/>
      <w:marRight w:val="0"/>
      <w:marTop w:val="0"/>
      <w:marBottom w:val="0"/>
      <w:divBdr>
        <w:top w:val="none" w:sz="0" w:space="0" w:color="auto"/>
        <w:left w:val="none" w:sz="0" w:space="0" w:color="auto"/>
        <w:bottom w:val="none" w:sz="0" w:space="0" w:color="auto"/>
        <w:right w:val="none" w:sz="0" w:space="0" w:color="auto"/>
      </w:divBdr>
    </w:div>
    <w:div w:id="611594501">
      <w:bodyDiv w:val="1"/>
      <w:marLeft w:val="0"/>
      <w:marRight w:val="0"/>
      <w:marTop w:val="0"/>
      <w:marBottom w:val="0"/>
      <w:divBdr>
        <w:top w:val="none" w:sz="0" w:space="0" w:color="auto"/>
        <w:left w:val="none" w:sz="0" w:space="0" w:color="auto"/>
        <w:bottom w:val="none" w:sz="0" w:space="0" w:color="auto"/>
        <w:right w:val="none" w:sz="0" w:space="0" w:color="auto"/>
      </w:divBdr>
    </w:div>
    <w:div w:id="637879550">
      <w:bodyDiv w:val="1"/>
      <w:marLeft w:val="0"/>
      <w:marRight w:val="0"/>
      <w:marTop w:val="0"/>
      <w:marBottom w:val="0"/>
      <w:divBdr>
        <w:top w:val="none" w:sz="0" w:space="0" w:color="auto"/>
        <w:left w:val="none" w:sz="0" w:space="0" w:color="auto"/>
        <w:bottom w:val="none" w:sz="0" w:space="0" w:color="auto"/>
        <w:right w:val="none" w:sz="0" w:space="0" w:color="auto"/>
      </w:divBdr>
    </w:div>
    <w:div w:id="669024077">
      <w:bodyDiv w:val="1"/>
      <w:marLeft w:val="0"/>
      <w:marRight w:val="0"/>
      <w:marTop w:val="0"/>
      <w:marBottom w:val="0"/>
      <w:divBdr>
        <w:top w:val="none" w:sz="0" w:space="0" w:color="auto"/>
        <w:left w:val="none" w:sz="0" w:space="0" w:color="auto"/>
        <w:bottom w:val="none" w:sz="0" w:space="0" w:color="auto"/>
        <w:right w:val="none" w:sz="0" w:space="0" w:color="auto"/>
      </w:divBdr>
    </w:div>
    <w:div w:id="687414117">
      <w:bodyDiv w:val="1"/>
      <w:marLeft w:val="0"/>
      <w:marRight w:val="0"/>
      <w:marTop w:val="0"/>
      <w:marBottom w:val="0"/>
      <w:divBdr>
        <w:top w:val="none" w:sz="0" w:space="0" w:color="auto"/>
        <w:left w:val="none" w:sz="0" w:space="0" w:color="auto"/>
        <w:bottom w:val="none" w:sz="0" w:space="0" w:color="auto"/>
        <w:right w:val="none" w:sz="0" w:space="0" w:color="auto"/>
      </w:divBdr>
    </w:div>
    <w:div w:id="690374350">
      <w:bodyDiv w:val="1"/>
      <w:marLeft w:val="0"/>
      <w:marRight w:val="0"/>
      <w:marTop w:val="0"/>
      <w:marBottom w:val="0"/>
      <w:divBdr>
        <w:top w:val="none" w:sz="0" w:space="0" w:color="auto"/>
        <w:left w:val="none" w:sz="0" w:space="0" w:color="auto"/>
        <w:bottom w:val="none" w:sz="0" w:space="0" w:color="auto"/>
        <w:right w:val="none" w:sz="0" w:space="0" w:color="auto"/>
      </w:divBdr>
      <w:divsChild>
        <w:div w:id="8335778">
          <w:marLeft w:val="0"/>
          <w:marRight w:val="0"/>
          <w:marTop w:val="0"/>
          <w:marBottom w:val="0"/>
          <w:divBdr>
            <w:top w:val="none" w:sz="0" w:space="0" w:color="auto"/>
            <w:left w:val="none" w:sz="0" w:space="0" w:color="auto"/>
            <w:bottom w:val="none" w:sz="0" w:space="0" w:color="auto"/>
            <w:right w:val="none" w:sz="0" w:space="0" w:color="auto"/>
          </w:divBdr>
        </w:div>
        <w:div w:id="625157966">
          <w:marLeft w:val="0"/>
          <w:marRight w:val="0"/>
          <w:marTop w:val="0"/>
          <w:marBottom w:val="0"/>
          <w:divBdr>
            <w:top w:val="none" w:sz="0" w:space="0" w:color="auto"/>
            <w:left w:val="none" w:sz="0" w:space="0" w:color="auto"/>
            <w:bottom w:val="none" w:sz="0" w:space="0" w:color="auto"/>
            <w:right w:val="none" w:sz="0" w:space="0" w:color="auto"/>
          </w:divBdr>
        </w:div>
        <w:div w:id="765006555">
          <w:marLeft w:val="0"/>
          <w:marRight w:val="0"/>
          <w:marTop w:val="0"/>
          <w:marBottom w:val="0"/>
          <w:divBdr>
            <w:top w:val="none" w:sz="0" w:space="0" w:color="auto"/>
            <w:left w:val="none" w:sz="0" w:space="0" w:color="auto"/>
            <w:bottom w:val="none" w:sz="0" w:space="0" w:color="auto"/>
            <w:right w:val="none" w:sz="0" w:space="0" w:color="auto"/>
          </w:divBdr>
        </w:div>
        <w:div w:id="835461148">
          <w:marLeft w:val="0"/>
          <w:marRight w:val="0"/>
          <w:marTop w:val="0"/>
          <w:marBottom w:val="0"/>
          <w:divBdr>
            <w:top w:val="none" w:sz="0" w:space="0" w:color="auto"/>
            <w:left w:val="none" w:sz="0" w:space="0" w:color="auto"/>
            <w:bottom w:val="none" w:sz="0" w:space="0" w:color="auto"/>
            <w:right w:val="none" w:sz="0" w:space="0" w:color="auto"/>
          </w:divBdr>
        </w:div>
        <w:div w:id="1923875209">
          <w:marLeft w:val="0"/>
          <w:marRight w:val="0"/>
          <w:marTop w:val="0"/>
          <w:marBottom w:val="0"/>
          <w:divBdr>
            <w:top w:val="none" w:sz="0" w:space="0" w:color="auto"/>
            <w:left w:val="none" w:sz="0" w:space="0" w:color="auto"/>
            <w:bottom w:val="none" w:sz="0" w:space="0" w:color="auto"/>
            <w:right w:val="none" w:sz="0" w:space="0" w:color="auto"/>
          </w:divBdr>
        </w:div>
        <w:div w:id="1928883379">
          <w:marLeft w:val="0"/>
          <w:marRight w:val="0"/>
          <w:marTop w:val="0"/>
          <w:marBottom w:val="0"/>
          <w:divBdr>
            <w:top w:val="none" w:sz="0" w:space="0" w:color="auto"/>
            <w:left w:val="none" w:sz="0" w:space="0" w:color="auto"/>
            <w:bottom w:val="none" w:sz="0" w:space="0" w:color="auto"/>
            <w:right w:val="none" w:sz="0" w:space="0" w:color="auto"/>
          </w:divBdr>
        </w:div>
        <w:div w:id="1930385845">
          <w:marLeft w:val="0"/>
          <w:marRight w:val="0"/>
          <w:marTop w:val="0"/>
          <w:marBottom w:val="0"/>
          <w:divBdr>
            <w:top w:val="none" w:sz="0" w:space="0" w:color="auto"/>
            <w:left w:val="none" w:sz="0" w:space="0" w:color="auto"/>
            <w:bottom w:val="none" w:sz="0" w:space="0" w:color="auto"/>
            <w:right w:val="none" w:sz="0" w:space="0" w:color="auto"/>
          </w:divBdr>
        </w:div>
        <w:div w:id="2007128153">
          <w:marLeft w:val="0"/>
          <w:marRight w:val="0"/>
          <w:marTop w:val="0"/>
          <w:marBottom w:val="0"/>
          <w:divBdr>
            <w:top w:val="none" w:sz="0" w:space="0" w:color="auto"/>
            <w:left w:val="none" w:sz="0" w:space="0" w:color="auto"/>
            <w:bottom w:val="none" w:sz="0" w:space="0" w:color="auto"/>
            <w:right w:val="none" w:sz="0" w:space="0" w:color="auto"/>
          </w:divBdr>
        </w:div>
      </w:divsChild>
    </w:div>
    <w:div w:id="695423700">
      <w:bodyDiv w:val="1"/>
      <w:marLeft w:val="0"/>
      <w:marRight w:val="0"/>
      <w:marTop w:val="0"/>
      <w:marBottom w:val="0"/>
      <w:divBdr>
        <w:top w:val="none" w:sz="0" w:space="0" w:color="auto"/>
        <w:left w:val="none" w:sz="0" w:space="0" w:color="auto"/>
        <w:bottom w:val="none" w:sz="0" w:space="0" w:color="auto"/>
        <w:right w:val="none" w:sz="0" w:space="0" w:color="auto"/>
      </w:divBdr>
    </w:div>
    <w:div w:id="703480626">
      <w:bodyDiv w:val="1"/>
      <w:marLeft w:val="0"/>
      <w:marRight w:val="0"/>
      <w:marTop w:val="0"/>
      <w:marBottom w:val="0"/>
      <w:divBdr>
        <w:top w:val="none" w:sz="0" w:space="0" w:color="auto"/>
        <w:left w:val="none" w:sz="0" w:space="0" w:color="auto"/>
        <w:bottom w:val="none" w:sz="0" w:space="0" w:color="auto"/>
        <w:right w:val="none" w:sz="0" w:space="0" w:color="auto"/>
      </w:divBdr>
    </w:div>
    <w:div w:id="716901823">
      <w:bodyDiv w:val="1"/>
      <w:marLeft w:val="0"/>
      <w:marRight w:val="0"/>
      <w:marTop w:val="0"/>
      <w:marBottom w:val="0"/>
      <w:divBdr>
        <w:top w:val="none" w:sz="0" w:space="0" w:color="auto"/>
        <w:left w:val="none" w:sz="0" w:space="0" w:color="auto"/>
        <w:bottom w:val="none" w:sz="0" w:space="0" w:color="auto"/>
        <w:right w:val="none" w:sz="0" w:space="0" w:color="auto"/>
      </w:divBdr>
    </w:div>
    <w:div w:id="749739148">
      <w:bodyDiv w:val="1"/>
      <w:marLeft w:val="0"/>
      <w:marRight w:val="0"/>
      <w:marTop w:val="0"/>
      <w:marBottom w:val="0"/>
      <w:divBdr>
        <w:top w:val="none" w:sz="0" w:space="0" w:color="auto"/>
        <w:left w:val="none" w:sz="0" w:space="0" w:color="auto"/>
        <w:bottom w:val="none" w:sz="0" w:space="0" w:color="auto"/>
        <w:right w:val="none" w:sz="0" w:space="0" w:color="auto"/>
      </w:divBdr>
    </w:div>
    <w:div w:id="752899532">
      <w:bodyDiv w:val="1"/>
      <w:marLeft w:val="0"/>
      <w:marRight w:val="0"/>
      <w:marTop w:val="0"/>
      <w:marBottom w:val="0"/>
      <w:divBdr>
        <w:top w:val="none" w:sz="0" w:space="0" w:color="auto"/>
        <w:left w:val="none" w:sz="0" w:space="0" w:color="auto"/>
        <w:bottom w:val="none" w:sz="0" w:space="0" w:color="auto"/>
        <w:right w:val="none" w:sz="0" w:space="0" w:color="auto"/>
      </w:divBdr>
    </w:div>
    <w:div w:id="756288277">
      <w:bodyDiv w:val="1"/>
      <w:marLeft w:val="0"/>
      <w:marRight w:val="0"/>
      <w:marTop w:val="0"/>
      <w:marBottom w:val="0"/>
      <w:divBdr>
        <w:top w:val="none" w:sz="0" w:space="0" w:color="auto"/>
        <w:left w:val="none" w:sz="0" w:space="0" w:color="auto"/>
        <w:bottom w:val="none" w:sz="0" w:space="0" w:color="auto"/>
        <w:right w:val="none" w:sz="0" w:space="0" w:color="auto"/>
      </w:divBdr>
    </w:div>
    <w:div w:id="778182337">
      <w:bodyDiv w:val="1"/>
      <w:marLeft w:val="0"/>
      <w:marRight w:val="0"/>
      <w:marTop w:val="0"/>
      <w:marBottom w:val="0"/>
      <w:divBdr>
        <w:top w:val="none" w:sz="0" w:space="0" w:color="auto"/>
        <w:left w:val="none" w:sz="0" w:space="0" w:color="auto"/>
        <w:bottom w:val="none" w:sz="0" w:space="0" w:color="auto"/>
        <w:right w:val="none" w:sz="0" w:space="0" w:color="auto"/>
      </w:divBdr>
    </w:div>
    <w:div w:id="810757571">
      <w:bodyDiv w:val="1"/>
      <w:marLeft w:val="0"/>
      <w:marRight w:val="0"/>
      <w:marTop w:val="0"/>
      <w:marBottom w:val="0"/>
      <w:divBdr>
        <w:top w:val="none" w:sz="0" w:space="0" w:color="auto"/>
        <w:left w:val="none" w:sz="0" w:space="0" w:color="auto"/>
        <w:bottom w:val="none" w:sz="0" w:space="0" w:color="auto"/>
        <w:right w:val="none" w:sz="0" w:space="0" w:color="auto"/>
      </w:divBdr>
    </w:div>
    <w:div w:id="861166136">
      <w:bodyDiv w:val="1"/>
      <w:marLeft w:val="0"/>
      <w:marRight w:val="0"/>
      <w:marTop w:val="0"/>
      <w:marBottom w:val="0"/>
      <w:divBdr>
        <w:top w:val="none" w:sz="0" w:space="0" w:color="auto"/>
        <w:left w:val="none" w:sz="0" w:space="0" w:color="auto"/>
        <w:bottom w:val="none" w:sz="0" w:space="0" w:color="auto"/>
        <w:right w:val="none" w:sz="0" w:space="0" w:color="auto"/>
      </w:divBdr>
    </w:div>
    <w:div w:id="883760888">
      <w:bodyDiv w:val="1"/>
      <w:marLeft w:val="0"/>
      <w:marRight w:val="0"/>
      <w:marTop w:val="0"/>
      <w:marBottom w:val="0"/>
      <w:divBdr>
        <w:top w:val="none" w:sz="0" w:space="0" w:color="auto"/>
        <w:left w:val="none" w:sz="0" w:space="0" w:color="auto"/>
        <w:bottom w:val="none" w:sz="0" w:space="0" w:color="auto"/>
        <w:right w:val="none" w:sz="0" w:space="0" w:color="auto"/>
      </w:divBdr>
    </w:div>
    <w:div w:id="887181156">
      <w:bodyDiv w:val="1"/>
      <w:marLeft w:val="0"/>
      <w:marRight w:val="0"/>
      <w:marTop w:val="0"/>
      <w:marBottom w:val="0"/>
      <w:divBdr>
        <w:top w:val="none" w:sz="0" w:space="0" w:color="auto"/>
        <w:left w:val="none" w:sz="0" w:space="0" w:color="auto"/>
        <w:bottom w:val="none" w:sz="0" w:space="0" w:color="auto"/>
        <w:right w:val="none" w:sz="0" w:space="0" w:color="auto"/>
      </w:divBdr>
    </w:div>
    <w:div w:id="940573031">
      <w:bodyDiv w:val="1"/>
      <w:marLeft w:val="0"/>
      <w:marRight w:val="0"/>
      <w:marTop w:val="0"/>
      <w:marBottom w:val="0"/>
      <w:divBdr>
        <w:top w:val="none" w:sz="0" w:space="0" w:color="auto"/>
        <w:left w:val="none" w:sz="0" w:space="0" w:color="auto"/>
        <w:bottom w:val="none" w:sz="0" w:space="0" w:color="auto"/>
        <w:right w:val="none" w:sz="0" w:space="0" w:color="auto"/>
      </w:divBdr>
    </w:div>
    <w:div w:id="943655671">
      <w:bodyDiv w:val="1"/>
      <w:marLeft w:val="0"/>
      <w:marRight w:val="0"/>
      <w:marTop w:val="0"/>
      <w:marBottom w:val="0"/>
      <w:divBdr>
        <w:top w:val="none" w:sz="0" w:space="0" w:color="auto"/>
        <w:left w:val="none" w:sz="0" w:space="0" w:color="auto"/>
        <w:bottom w:val="none" w:sz="0" w:space="0" w:color="auto"/>
        <w:right w:val="none" w:sz="0" w:space="0" w:color="auto"/>
      </w:divBdr>
    </w:div>
    <w:div w:id="949163494">
      <w:bodyDiv w:val="1"/>
      <w:marLeft w:val="0"/>
      <w:marRight w:val="0"/>
      <w:marTop w:val="0"/>
      <w:marBottom w:val="0"/>
      <w:divBdr>
        <w:top w:val="none" w:sz="0" w:space="0" w:color="auto"/>
        <w:left w:val="none" w:sz="0" w:space="0" w:color="auto"/>
        <w:bottom w:val="none" w:sz="0" w:space="0" w:color="auto"/>
        <w:right w:val="none" w:sz="0" w:space="0" w:color="auto"/>
      </w:divBdr>
    </w:div>
    <w:div w:id="949894191">
      <w:bodyDiv w:val="1"/>
      <w:marLeft w:val="0"/>
      <w:marRight w:val="0"/>
      <w:marTop w:val="0"/>
      <w:marBottom w:val="0"/>
      <w:divBdr>
        <w:top w:val="none" w:sz="0" w:space="0" w:color="auto"/>
        <w:left w:val="none" w:sz="0" w:space="0" w:color="auto"/>
        <w:bottom w:val="none" w:sz="0" w:space="0" w:color="auto"/>
        <w:right w:val="none" w:sz="0" w:space="0" w:color="auto"/>
      </w:divBdr>
    </w:div>
    <w:div w:id="1021278559">
      <w:bodyDiv w:val="1"/>
      <w:marLeft w:val="0"/>
      <w:marRight w:val="0"/>
      <w:marTop w:val="0"/>
      <w:marBottom w:val="0"/>
      <w:divBdr>
        <w:top w:val="none" w:sz="0" w:space="0" w:color="auto"/>
        <w:left w:val="none" w:sz="0" w:space="0" w:color="auto"/>
        <w:bottom w:val="none" w:sz="0" w:space="0" w:color="auto"/>
        <w:right w:val="none" w:sz="0" w:space="0" w:color="auto"/>
      </w:divBdr>
    </w:div>
    <w:div w:id="1048408805">
      <w:bodyDiv w:val="1"/>
      <w:marLeft w:val="0"/>
      <w:marRight w:val="0"/>
      <w:marTop w:val="0"/>
      <w:marBottom w:val="0"/>
      <w:divBdr>
        <w:top w:val="none" w:sz="0" w:space="0" w:color="auto"/>
        <w:left w:val="none" w:sz="0" w:space="0" w:color="auto"/>
        <w:bottom w:val="none" w:sz="0" w:space="0" w:color="auto"/>
        <w:right w:val="none" w:sz="0" w:space="0" w:color="auto"/>
      </w:divBdr>
    </w:div>
    <w:div w:id="1069307331">
      <w:bodyDiv w:val="1"/>
      <w:marLeft w:val="0"/>
      <w:marRight w:val="0"/>
      <w:marTop w:val="0"/>
      <w:marBottom w:val="0"/>
      <w:divBdr>
        <w:top w:val="none" w:sz="0" w:space="0" w:color="auto"/>
        <w:left w:val="none" w:sz="0" w:space="0" w:color="auto"/>
        <w:bottom w:val="none" w:sz="0" w:space="0" w:color="auto"/>
        <w:right w:val="none" w:sz="0" w:space="0" w:color="auto"/>
      </w:divBdr>
    </w:div>
    <w:div w:id="1074469803">
      <w:bodyDiv w:val="1"/>
      <w:marLeft w:val="0"/>
      <w:marRight w:val="0"/>
      <w:marTop w:val="0"/>
      <w:marBottom w:val="0"/>
      <w:divBdr>
        <w:top w:val="none" w:sz="0" w:space="0" w:color="auto"/>
        <w:left w:val="none" w:sz="0" w:space="0" w:color="auto"/>
        <w:bottom w:val="none" w:sz="0" w:space="0" w:color="auto"/>
        <w:right w:val="none" w:sz="0" w:space="0" w:color="auto"/>
      </w:divBdr>
      <w:divsChild>
        <w:div w:id="46029809">
          <w:marLeft w:val="0"/>
          <w:marRight w:val="0"/>
          <w:marTop w:val="0"/>
          <w:marBottom w:val="0"/>
          <w:divBdr>
            <w:top w:val="none" w:sz="0" w:space="0" w:color="auto"/>
            <w:left w:val="none" w:sz="0" w:space="0" w:color="auto"/>
            <w:bottom w:val="none" w:sz="0" w:space="0" w:color="auto"/>
            <w:right w:val="none" w:sz="0" w:space="0" w:color="auto"/>
          </w:divBdr>
        </w:div>
        <w:div w:id="473763687">
          <w:marLeft w:val="0"/>
          <w:marRight w:val="0"/>
          <w:marTop w:val="0"/>
          <w:marBottom w:val="0"/>
          <w:divBdr>
            <w:top w:val="none" w:sz="0" w:space="0" w:color="auto"/>
            <w:left w:val="none" w:sz="0" w:space="0" w:color="auto"/>
            <w:bottom w:val="none" w:sz="0" w:space="0" w:color="auto"/>
            <w:right w:val="none" w:sz="0" w:space="0" w:color="auto"/>
          </w:divBdr>
        </w:div>
        <w:div w:id="532769126">
          <w:marLeft w:val="0"/>
          <w:marRight w:val="0"/>
          <w:marTop w:val="0"/>
          <w:marBottom w:val="0"/>
          <w:divBdr>
            <w:top w:val="none" w:sz="0" w:space="0" w:color="auto"/>
            <w:left w:val="none" w:sz="0" w:space="0" w:color="auto"/>
            <w:bottom w:val="none" w:sz="0" w:space="0" w:color="auto"/>
            <w:right w:val="none" w:sz="0" w:space="0" w:color="auto"/>
          </w:divBdr>
        </w:div>
        <w:div w:id="1522623730">
          <w:marLeft w:val="0"/>
          <w:marRight w:val="0"/>
          <w:marTop w:val="0"/>
          <w:marBottom w:val="0"/>
          <w:divBdr>
            <w:top w:val="none" w:sz="0" w:space="0" w:color="auto"/>
            <w:left w:val="none" w:sz="0" w:space="0" w:color="auto"/>
            <w:bottom w:val="none" w:sz="0" w:space="0" w:color="auto"/>
            <w:right w:val="none" w:sz="0" w:space="0" w:color="auto"/>
          </w:divBdr>
        </w:div>
        <w:div w:id="1558054183">
          <w:marLeft w:val="0"/>
          <w:marRight w:val="0"/>
          <w:marTop w:val="0"/>
          <w:marBottom w:val="0"/>
          <w:divBdr>
            <w:top w:val="none" w:sz="0" w:space="0" w:color="auto"/>
            <w:left w:val="none" w:sz="0" w:space="0" w:color="auto"/>
            <w:bottom w:val="none" w:sz="0" w:space="0" w:color="auto"/>
            <w:right w:val="none" w:sz="0" w:space="0" w:color="auto"/>
          </w:divBdr>
        </w:div>
        <w:div w:id="1749420415">
          <w:marLeft w:val="0"/>
          <w:marRight w:val="0"/>
          <w:marTop w:val="0"/>
          <w:marBottom w:val="0"/>
          <w:divBdr>
            <w:top w:val="none" w:sz="0" w:space="0" w:color="auto"/>
            <w:left w:val="none" w:sz="0" w:space="0" w:color="auto"/>
            <w:bottom w:val="none" w:sz="0" w:space="0" w:color="auto"/>
            <w:right w:val="none" w:sz="0" w:space="0" w:color="auto"/>
          </w:divBdr>
        </w:div>
        <w:div w:id="1803035026">
          <w:marLeft w:val="0"/>
          <w:marRight w:val="0"/>
          <w:marTop w:val="0"/>
          <w:marBottom w:val="0"/>
          <w:divBdr>
            <w:top w:val="none" w:sz="0" w:space="0" w:color="auto"/>
            <w:left w:val="none" w:sz="0" w:space="0" w:color="auto"/>
            <w:bottom w:val="none" w:sz="0" w:space="0" w:color="auto"/>
            <w:right w:val="none" w:sz="0" w:space="0" w:color="auto"/>
          </w:divBdr>
        </w:div>
        <w:div w:id="2062824091">
          <w:marLeft w:val="0"/>
          <w:marRight w:val="0"/>
          <w:marTop w:val="0"/>
          <w:marBottom w:val="0"/>
          <w:divBdr>
            <w:top w:val="none" w:sz="0" w:space="0" w:color="auto"/>
            <w:left w:val="none" w:sz="0" w:space="0" w:color="auto"/>
            <w:bottom w:val="none" w:sz="0" w:space="0" w:color="auto"/>
            <w:right w:val="none" w:sz="0" w:space="0" w:color="auto"/>
          </w:divBdr>
        </w:div>
      </w:divsChild>
    </w:div>
    <w:div w:id="1106192187">
      <w:bodyDiv w:val="1"/>
      <w:marLeft w:val="0"/>
      <w:marRight w:val="0"/>
      <w:marTop w:val="0"/>
      <w:marBottom w:val="0"/>
      <w:divBdr>
        <w:top w:val="none" w:sz="0" w:space="0" w:color="auto"/>
        <w:left w:val="none" w:sz="0" w:space="0" w:color="auto"/>
        <w:bottom w:val="none" w:sz="0" w:space="0" w:color="auto"/>
        <w:right w:val="none" w:sz="0" w:space="0" w:color="auto"/>
      </w:divBdr>
    </w:div>
    <w:div w:id="1112242906">
      <w:bodyDiv w:val="1"/>
      <w:marLeft w:val="0"/>
      <w:marRight w:val="0"/>
      <w:marTop w:val="0"/>
      <w:marBottom w:val="0"/>
      <w:divBdr>
        <w:top w:val="none" w:sz="0" w:space="0" w:color="auto"/>
        <w:left w:val="none" w:sz="0" w:space="0" w:color="auto"/>
        <w:bottom w:val="none" w:sz="0" w:space="0" w:color="auto"/>
        <w:right w:val="none" w:sz="0" w:space="0" w:color="auto"/>
      </w:divBdr>
    </w:div>
    <w:div w:id="1130637107">
      <w:bodyDiv w:val="1"/>
      <w:marLeft w:val="0"/>
      <w:marRight w:val="0"/>
      <w:marTop w:val="0"/>
      <w:marBottom w:val="0"/>
      <w:divBdr>
        <w:top w:val="none" w:sz="0" w:space="0" w:color="auto"/>
        <w:left w:val="none" w:sz="0" w:space="0" w:color="auto"/>
        <w:bottom w:val="none" w:sz="0" w:space="0" w:color="auto"/>
        <w:right w:val="none" w:sz="0" w:space="0" w:color="auto"/>
      </w:divBdr>
    </w:div>
    <w:div w:id="1212695626">
      <w:bodyDiv w:val="1"/>
      <w:marLeft w:val="0"/>
      <w:marRight w:val="0"/>
      <w:marTop w:val="0"/>
      <w:marBottom w:val="0"/>
      <w:divBdr>
        <w:top w:val="none" w:sz="0" w:space="0" w:color="auto"/>
        <w:left w:val="none" w:sz="0" w:space="0" w:color="auto"/>
        <w:bottom w:val="none" w:sz="0" w:space="0" w:color="auto"/>
        <w:right w:val="none" w:sz="0" w:space="0" w:color="auto"/>
      </w:divBdr>
    </w:div>
    <w:div w:id="1242443518">
      <w:bodyDiv w:val="1"/>
      <w:marLeft w:val="0"/>
      <w:marRight w:val="0"/>
      <w:marTop w:val="0"/>
      <w:marBottom w:val="0"/>
      <w:divBdr>
        <w:top w:val="none" w:sz="0" w:space="0" w:color="auto"/>
        <w:left w:val="none" w:sz="0" w:space="0" w:color="auto"/>
        <w:bottom w:val="none" w:sz="0" w:space="0" w:color="auto"/>
        <w:right w:val="none" w:sz="0" w:space="0" w:color="auto"/>
      </w:divBdr>
      <w:divsChild>
        <w:div w:id="641693650">
          <w:marLeft w:val="0"/>
          <w:marRight w:val="0"/>
          <w:marTop w:val="0"/>
          <w:marBottom w:val="0"/>
          <w:divBdr>
            <w:top w:val="none" w:sz="0" w:space="0" w:color="auto"/>
            <w:left w:val="none" w:sz="0" w:space="0" w:color="auto"/>
            <w:bottom w:val="none" w:sz="0" w:space="0" w:color="auto"/>
            <w:right w:val="none" w:sz="0" w:space="0" w:color="auto"/>
          </w:divBdr>
        </w:div>
        <w:div w:id="642277778">
          <w:marLeft w:val="0"/>
          <w:marRight w:val="0"/>
          <w:marTop w:val="0"/>
          <w:marBottom w:val="0"/>
          <w:divBdr>
            <w:top w:val="none" w:sz="0" w:space="0" w:color="auto"/>
            <w:left w:val="none" w:sz="0" w:space="0" w:color="auto"/>
            <w:bottom w:val="none" w:sz="0" w:space="0" w:color="auto"/>
            <w:right w:val="none" w:sz="0" w:space="0" w:color="auto"/>
          </w:divBdr>
        </w:div>
        <w:div w:id="955789069">
          <w:marLeft w:val="0"/>
          <w:marRight w:val="0"/>
          <w:marTop w:val="0"/>
          <w:marBottom w:val="0"/>
          <w:divBdr>
            <w:top w:val="none" w:sz="0" w:space="0" w:color="auto"/>
            <w:left w:val="none" w:sz="0" w:space="0" w:color="auto"/>
            <w:bottom w:val="none" w:sz="0" w:space="0" w:color="auto"/>
            <w:right w:val="none" w:sz="0" w:space="0" w:color="auto"/>
          </w:divBdr>
        </w:div>
        <w:div w:id="1224174247">
          <w:marLeft w:val="0"/>
          <w:marRight w:val="0"/>
          <w:marTop w:val="0"/>
          <w:marBottom w:val="0"/>
          <w:divBdr>
            <w:top w:val="none" w:sz="0" w:space="0" w:color="auto"/>
            <w:left w:val="none" w:sz="0" w:space="0" w:color="auto"/>
            <w:bottom w:val="none" w:sz="0" w:space="0" w:color="auto"/>
            <w:right w:val="none" w:sz="0" w:space="0" w:color="auto"/>
          </w:divBdr>
        </w:div>
        <w:div w:id="1440762526">
          <w:marLeft w:val="0"/>
          <w:marRight w:val="0"/>
          <w:marTop w:val="0"/>
          <w:marBottom w:val="0"/>
          <w:divBdr>
            <w:top w:val="none" w:sz="0" w:space="0" w:color="auto"/>
            <w:left w:val="none" w:sz="0" w:space="0" w:color="auto"/>
            <w:bottom w:val="none" w:sz="0" w:space="0" w:color="auto"/>
            <w:right w:val="none" w:sz="0" w:space="0" w:color="auto"/>
          </w:divBdr>
        </w:div>
        <w:div w:id="1493373433">
          <w:marLeft w:val="0"/>
          <w:marRight w:val="0"/>
          <w:marTop w:val="0"/>
          <w:marBottom w:val="0"/>
          <w:divBdr>
            <w:top w:val="none" w:sz="0" w:space="0" w:color="auto"/>
            <w:left w:val="none" w:sz="0" w:space="0" w:color="auto"/>
            <w:bottom w:val="none" w:sz="0" w:space="0" w:color="auto"/>
            <w:right w:val="none" w:sz="0" w:space="0" w:color="auto"/>
          </w:divBdr>
        </w:div>
        <w:div w:id="1731885670">
          <w:marLeft w:val="0"/>
          <w:marRight w:val="0"/>
          <w:marTop w:val="0"/>
          <w:marBottom w:val="0"/>
          <w:divBdr>
            <w:top w:val="none" w:sz="0" w:space="0" w:color="auto"/>
            <w:left w:val="none" w:sz="0" w:space="0" w:color="auto"/>
            <w:bottom w:val="none" w:sz="0" w:space="0" w:color="auto"/>
            <w:right w:val="none" w:sz="0" w:space="0" w:color="auto"/>
          </w:divBdr>
        </w:div>
        <w:div w:id="2133402028">
          <w:marLeft w:val="0"/>
          <w:marRight w:val="0"/>
          <w:marTop w:val="0"/>
          <w:marBottom w:val="0"/>
          <w:divBdr>
            <w:top w:val="none" w:sz="0" w:space="0" w:color="auto"/>
            <w:left w:val="none" w:sz="0" w:space="0" w:color="auto"/>
            <w:bottom w:val="none" w:sz="0" w:space="0" w:color="auto"/>
            <w:right w:val="none" w:sz="0" w:space="0" w:color="auto"/>
          </w:divBdr>
        </w:div>
      </w:divsChild>
    </w:div>
    <w:div w:id="1275210355">
      <w:bodyDiv w:val="1"/>
      <w:marLeft w:val="0"/>
      <w:marRight w:val="0"/>
      <w:marTop w:val="0"/>
      <w:marBottom w:val="0"/>
      <w:divBdr>
        <w:top w:val="none" w:sz="0" w:space="0" w:color="auto"/>
        <w:left w:val="none" w:sz="0" w:space="0" w:color="auto"/>
        <w:bottom w:val="none" w:sz="0" w:space="0" w:color="auto"/>
        <w:right w:val="none" w:sz="0" w:space="0" w:color="auto"/>
      </w:divBdr>
    </w:div>
    <w:div w:id="1283074492">
      <w:bodyDiv w:val="1"/>
      <w:marLeft w:val="0"/>
      <w:marRight w:val="0"/>
      <w:marTop w:val="0"/>
      <w:marBottom w:val="0"/>
      <w:divBdr>
        <w:top w:val="none" w:sz="0" w:space="0" w:color="auto"/>
        <w:left w:val="none" w:sz="0" w:space="0" w:color="auto"/>
        <w:bottom w:val="none" w:sz="0" w:space="0" w:color="auto"/>
        <w:right w:val="none" w:sz="0" w:space="0" w:color="auto"/>
      </w:divBdr>
    </w:div>
    <w:div w:id="1314677604">
      <w:bodyDiv w:val="1"/>
      <w:marLeft w:val="0"/>
      <w:marRight w:val="0"/>
      <w:marTop w:val="0"/>
      <w:marBottom w:val="0"/>
      <w:divBdr>
        <w:top w:val="none" w:sz="0" w:space="0" w:color="auto"/>
        <w:left w:val="none" w:sz="0" w:space="0" w:color="auto"/>
        <w:bottom w:val="none" w:sz="0" w:space="0" w:color="auto"/>
        <w:right w:val="none" w:sz="0" w:space="0" w:color="auto"/>
      </w:divBdr>
      <w:divsChild>
        <w:div w:id="1531651683">
          <w:marLeft w:val="0"/>
          <w:marRight w:val="0"/>
          <w:marTop w:val="0"/>
          <w:marBottom w:val="0"/>
          <w:divBdr>
            <w:top w:val="none" w:sz="0" w:space="0" w:color="auto"/>
            <w:left w:val="none" w:sz="0" w:space="0" w:color="auto"/>
            <w:bottom w:val="none" w:sz="0" w:space="0" w:color="auto"/>
            <w:right w:val="none" w:sz="0" w:space="0" w:color="auto"/>
          </w:divBdr>
          <w:divsChild>
            <w:div w:id="210195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2825">
      <w:bodyDiv w:val="1"/>
      <w:marLeft w:val="0"/>
      <w:marRight w:val="0"/>
      <w:marTop w:val="0"/>
      <w:marBottom w:val="0"/>
      <w:divBdr>
        <w:top w:val="none" w:sz="0" w:space="0" w:color="auto"/>
        <w:left w:val="none" w:sz="0" w:space="0" w:color="auto"/>
        <w:bottom w:val="none" w:sz="0" w:space="0" w:color="auto"/>
        <w:right w:val="none" w:sz="0" w:space="0" w:color="auto"/>
      </w:divBdr>
    </w:div>
    <w:div w:id="1414160174">
      <w:bodyDiv w:val="1"/>
      <w:marLeft w:val="0"/>
      <w:marRight w:val="0"/>
      <w:marTop w:val="0"/>
      <w:marBottom w:val="0"/>
      <w:divBdr>
        <w:top w:val="none" w:sz="0" w:space="0" w:color="auto"/>
        <w:left w:val="none" w:sz="0" w:space="0" w:color="auto"/>
        <w:bottom w:val="none" w:sz="0" w:space="0" w:color="auto"/>
        <w:right w:val="none" w:sz="0" w:space="0" w:color="auto"/>
      </w:divBdr>
    </w:div>
    <w:div w:id="1472359241">
      <w:bodyDiv w:val="1"/>
      <w:marLeft w:val="0"/>
      <w:marRight w:val="0"/>
      <w:marTop w:val="0"/>
      <w:marBottom w:val="0"/>
      <w:divBdr>
        <w:top w:val="none" w:sz="0" w:space="0" w:color="auto"/>
        <w:left w:val="none" w:sz="0" w:space="0" w:color="auto"/>
        <w:bottom w:val="none" w:sz="0" w:space="0" w:color="auto"/>
        <w:right w:val="none" w:sz="0" w:space="0" w:color="auto"/>
      </w:divBdr>
    </w:div>
    <w:div w:id="1479496284">
      <w:bodyDiv w:val="1"/>
      <w:marLeft w:val="0"/>
      <w:marRight w:val="0"/>
      <w:marTop w:val="0"/>
      <w:marBottom w:val="0"/>
      <w:divBdr>
        <w:top w:val="none" w:sz="0" w:space="0" w:color="auto"/>
        <w:left w:val="none" w:sz="0" w:space="0" w:color="auto"/>
        <w:bottom w:val="none" w:sz="0" w:space="0" w:color="auto"/>
        <w:right w:val="none" w:sz="0" w:space="0" w:color="auto"/>
      </w:divBdr>
    </w:div>
    <w:div w:id="1519192637">
      <w:bodyDiv w:val="1"/>
      <w:marLeft w:val="0"/>
      <w:marRight w:val="0"/>
      <w:marTop w:val="0"/>
      <w:marBottom w:val="0"/>
      <w:divBdr>
        <w:top w:val="none" w:sz="0" w:space="0" w:color="auto"/>
        <w:left w:val="none" w:sz="0" w:space="0" w:color="auto"/>
        <w:bottom w:val="none" w:sz="0" w:space="0" w:color="auto"/>
        <w:right w:val="none" w:sz="0" w:space="0" w:color="auto"/>
      </w:divBdr>
    </w:div>
    <w:div w:id="1528987085">
      <w:bodyDiv w:val="1"/>
      <w:marLeft w:val="0"/>
      <w:marRight w:val="0"/>
      <w:marTop w:val="0"/>
      <w:marBottom w:val="0"/>
      <w:divBdr>
        <w:top w:val="none" w:sz="0" w:space="0" w:color="auto"/>
        <w:left w:val="none" w:sz="0" w:space="0" w:color="auto"/>
        <w:bottom w:val="none" w:sz="0" w:space="0" w:color="auto"/>
        <w:right w:val="none" w:sz="0" w:space="0" w:color="auto"/>
      </w:divBdr>
    </w:div>
    <w:div w:id="1544559350">
      <w:bodyDiv w:val="1"/>
      <w:marLeft w:val="0"/>
      <w:marRight w:val="0"/>
      <w:marTop w:val="0"/>
      <w:marBottom w:val="0"/>
      <w:divBdr>
        <w:top w:val="none" w:sz="0" w:space="0" w:color="auto"/>
        <w:left w:val="none" w:sz="0" w:space="0" w:color="auto"/>
        <w:bottom w:val="none" w:sz="0" w:space="0" w:color="auto"/>
        <w:right w:val="none" w:sz="0" w:space="0" w:color="auto"/>
      </w:divBdr>
    </w:div>
    <w:div w:id="1556814248">
      <w:bodyDiv w:val="1"/>
      <w:marLeft w:val="0"/>
      <w:marRight w:val="0"/>
      <w:marTop w:val="0"/>
      <w:marBottom w:val="0"/>
      <w:divBdr>
        <w:top w:val="none" w:sz="0" w:space="0" w:color="auto"/>
        <w:left w:val="none" w:sz="0" w:space="0" w:color="auto"/>
        <w:bottom w:val="none" w:sz="0" w:space="0" w:color="auto"/>
        <w:right w:val="none" w:sz="0" w:space="0" w:color="auto"/>
      </w:divBdr>
    </w:div>
    <w:div w:id="1589342961">
      <w:bodyDiv w:val="1"/>
      <w:marLeft w:val="0"/>
      <w:marRight w:val="0"/>
      <w:marTop w:val="0"/>
      <w:marBottom w:val="0"/>
      <w:divBdr>
        <w:top w:val="none" w:sz="0" w:space="0" w:color="auto"/>
        <w:left w:val="none" w:sz="0" w:space="0" w:color="auto"/>
        <w:bottom w:val="none" w:sz="0" w:space="0" w:color="auto"/>
        <w:right w:val="none" w:sz="0" w:space="0" w:color="auto"/>
      </w:divBdr>
    </w:div>
    <w:div w:id="1593003624">
      <w:bodyDiv w:val="1"/>
      <w:marLeft w:val="0"/>
      <w:marRight w:val="0"/>
      <w:marTop w:val="0"/>
      <w:marBottom w:val="0"/>
      <w:divBdr>
        <w:top w:val="none" w:sz="0" w:space="0" w:color="auto"/>
        <w:left w:val="none" w:sz="0" w:space="0" w:color="auto"/>
        <w:bottom w:val="none" w:sz="0" w:space="0" w:color="auto"/>
        <w:right w:val="none" w:sz="0" w:space="0" w:color="auto"/>
      </w:divBdr>
    </w:div>
    <w:div w:id="1603953227">
      <w:bodyDiv w:val="1"/>
      <w:marLeft w:val="0"/>
      <w:marRight w:val="0"/>
      <w:marTop w:val="0"/>
      <w:marBottom w:val="0"/>
      <w:divBdr>
        <w:top w:val="none" w:sz="0" w:space="0" w:color="auto"/>
        <w:left w:val="none" w:sz="0" w:space="0" w:color="auto"/>
        <w:bottom w:val="none" w:sz="0" w:space="0" w:color="auto"/>
        <w:right w:val="none" w:sz="0" w:space="0" w:color="auto"/>
      </w:divBdr>
    </w:div>
    <w:div w:id="1616138258">
      <w:bodyDiv w:val="1"/>
      <w:marLeft w:val="0"/>
      <w:marRight w:val="0"/>
      <w:marTop w:val="0"/>
      <w:marBottom w:val="0"/>
      <w:divBdr>
        <w:top w:val="none" w:sz="0" w:space="0" w:color="auto"/>
        <w:left w:val="none" w:sz="0" w:space="0" w:color="auto"/>
        <w:bottom w:val="none" w:sz="0" w:space="0" w:color="auto"/>
        <w:right w:val="none" w:sz="0" w:space="0" w:color="auto"/>
      </w:divBdr>
      <w:divsChild>
        <w:div w:id="1131945108">
          <w:marLeft w:val="0"/>
          <w:marRight w:val="0"/>
          <w:marTop w:val="0"/>
          <w:marBottom w:val="0"/>
          <w:divBdr>
            <w:top w:val="none" w:sz="0" w:space="0" w:color="auto"/>
            <w:left w:val="none" w:sz="0" w:space="0" w:color="auto"/>
            <w:bottom w:val="none" w:sz="0" w:space="0" w:color="auto"/>
            <w:right w:val="none" w:sz="0" w:space="0" w:color="auto"/>
          </w:divBdr>
        </w:div>
        <w:div w:id="1527716829">
          <w:marLeft w:val="0"/>
          <w:marRight w:val="0"/>
          <w:marTop w:val="0"/>
          <w:marBottom w:val="0"/>
          <w:divBdr>
            <w:top w:val="none" w:sz="0" w:space="0" w:color="auto"/>
            <w:left w:val="none" w:sz="0" w:space="0" w:color="auto"/>
            <w:bottom w:val="none" w:sz="0" w:space="0" w:color="auto"/>
            <w:right w:val="none" w:sz="0" w:space="0" w:color="auto"/>
          </w:divBdr>
        </w:div>
        <w:div w:id="178544403">
          <w:marLeft w:val="0"/>
          <w:marRight w:val="0"/>
          <w:marTop w:val="0"/>
          <w:marBottom w:val="0"/>
          <w:divBdr>
            <w:top w:val="none" w:sz="0" w:space="0" w:color="auto"/>
            <w:left w:val="none" w:sz="0" w:space="0" w:color="auto"/>
            <w:bottom w:val="none" w:sz="0" w:space="0" w:color="auto"/>
            <w:right w:val="none" w:sz="0" w:space="0" w:color="auto"/>
          </w:divBdr>
        </w:div>
        <w:div w:id="1915696486">
          <w:marLeft w:val="0"/>
          <w:marRight w:val="0"/>
          <w:marTop w:val="0"/>
          <w:marBottom w:val="0"/>
          <w:divBdr>
            <w:top w:val="none" w:sz="0" w:space="0" w:color="auto"/>
            <w:left w:val="none" w:sz="0" w:space="0" w:color="auto"/>
            <w:bottom w:val="none" w:sz="0" w:space="0" w:color="auto"/>
            <w:right w:val="none" w:sz="0" w:space="0" w:color="auto"/>
          </w:divBdr>
        </w:div>
        <w:div w:id="864563012">
          <w:marLeft w:val="0"/>
          <w:marRight w:val="0"/>
          <w:marTop w:val="0"/>
          <w:marBottom w:val="0"/>
          <w:divBdr>
            <w:top w:val="none" w:sz="0" w:space="0" w:color="auto"/>
            <w:left w:val="none" w:sz="0" w:space="0" w:color="auto"/>
            <w:bottom w:val="none" w:sz="0" w:space="0" w:color="auto"/>
            <w:right w:val="none" w:sz="0" w:space="0" w:color="auto"/>
          </w:divBdr>
        </w:div>
      </w:divsChild>
    </w:div>
    <w:div w:id="1622419786">
      <w:bodyDiv w:val="1"/>
      <w:marLeft w:val="0"/>
      <w:marRight w:val="0"/>
      <w:marTop w:val="0"/>
      <w:marBottom w:val="0"/>
      <w:divBdr>
        <w:top w:val="none" w:sz="0" w:space="0" w:color="auto"/>
        <w:left w:val="none" w:sz="0" w:space="0" w:color="auto"/>
        <w:bottom w:val="none" w:sz="0" w:space="0" w:color="auto"/>
        <w:right w:val="none" w:sz="0" w:space="0" w:color="auto"/>
      </w:divBdr>
    </w:div>
    <w:div w:id="1662656866">
      <w:bodyDiv w:val="1"/>
      <w:marLeft w:val="0"/>
      <w:marRight w:val="0"/>
      <w:marTop w:val="0"/>
      <w:marBottom w:val="0"/>
      <w:divBdr>
        <w:top w:val="none" w:sz="0" w:space="0" w:color="auto"/>
        <w:left w:val="none" w:sz="0" w:space="0" w:color="auto"/>
        <w:bottom w:val="none" w:sz="0" w:space="0" w:color="auto"/>
        <w:right w:val="none" w:sz="0" w:space="0" w:color="auto"/>
      </w:divBdr>
    </w:div>
    <w:div w:id="1718896427">
      <w:bodyDiv w:val="1"/>
      <w:marLeft w:val="0"/>
      <w:marRight w:val="0"/>
      <w:marTop w:val="0"/>
      <w:marBottom w:val="0"/>
      <w:divBdr>
        <w:top w:val="none" w:sz="0" w:space="0" w:color="auto"/>
        <w:left w:val="none" w:sz="0" w:space="0" w:color="auto"/>
        <w:bottom w:val="none" w:sz="0" w:space="0" w:color="auto"/>
        <w:right w:val="none" w:sz="0" w:space="0" w:color="auto"/>
      </w:divBdr>
    </w:div>
    <w:div w:id="1760829247">
      <w:bodyDiv w:val="1"/>
      <w:marLeft w:val="0"/>
      <w:marRight w:val="0"/>
      <w:marTop w:val="0"/>
      <w:marBottom w:val="0"/>
      <w:divBdr>
        <w:top w:val="none" w:sz="0" w:space="0" w:color="auto"/>
        <w:left w:val="none" w:sz="0" w:space="0" w:color="auto"/>
        <w:bottom w:val="none" w:sz="0" w:space="0" w:color="auto"/>
        <w:right w:val="none" w:sz="0" w:space="0" w:color="auto"/>
      </w:divBdr>
    </w:div>
    <w:div w:id="1775318375">
      <w:bodyDiv w:val="1"/>
      <w:marLeft w:val="0"/>
      <w:marRight w:val="0"/>
      <w:marTop w:val="0"/>
      <w:marBottom w:val="0"/>
      <w:divBdr>
        <w:top w:val="none" w:sz="0" w:space="0" w:color="auto"/>
        <w:left w:val="none" w:sz="0" w:space="0" w:color="auto"/>
        <w:bottom w:val="none" w:sz="0" w:space="0" w:color="auto"/>
        <w:right w:val="none" w:sz="0" w:space="0" w:color="auto"/>
      </w:divBdr>
      <w:divsChild>
        <w:div w:id="1325355964">
          <w:marLeft w:val="0"/>
          <w:marRight w:val="0"/>
          <w:marTop w:val="0"/>
          <w:marBottom w:val="0"/>
          <w:divBdr>
            <w:top w:val="none" w:sz="0" w:space="0" w:color="auto"/>
            <w:left w:val="none" w:sz="0" w:space="0" w:color="auto"/>
            <w:bottom w:val="none" w:sz="0" w:space="0" w:color="auto"/>
            <w:right w:val="none" w:sz="0" w:space="0" w:color="auto"/>
          </w:divBdr>
        </w:div>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 w:id="1779254447">
      <w:bodyDiv w:val="1"/>
      <w:marLeft w:val="0"/>
      <w:marRight w:val="0"/>
      <w:marTop w:val="0"/>
      <w:marBottom w:val="0"/>
      <w:divBdr>
        <w:top w:val="none" w:sz="0" w:space="0" w:color="auto"/>
        <w:left w:val="none" w:sz="0" w:space="0" w:color="auto"/>
        <w:bottom w:val="none" w:sz="0" w:space="0" w:color="auto"/>
        <w:right w:val="none" w:sz="0" w:space="0" w:color="auto"/>
      </w:divBdr>
    </w:div>
    <w:div w:id="1794514695">
      <w:bodyDiv w:val="1"/>
      <w:marLeft w:val="0"/>
      <w:marRight w:val="0"/>
      <w:marTop w:val="0"/>
      <w:marBottom w:val="0"/>
      <w:divBdr>
        <w:top w:val="none" w:sz="0" w:space="0" w:color="auto"/>
        <w:left w:val="none" w:sz="0" w:space="0" w:color="auto"/>
        <w:bottom w:val="none" w:sz="0" w:space="0" w:color="auto"/>
        <w:right w:val="none" w:sz="0" w:space="0" w:color="auto"/>
      </w:divBdr>
    </w:div>
    <w:div w:id="1796873703">
      <w:bodyDiv w:val="1"/>
      <w:marLeft w:val="0"/>
      <w:marRight w:val="0"/>
      <w:marTop w:val="0"/>
      <w:marBottom w:val="0"/>
      <w:divBdr>
        <w:top w:val="none" w:sz="0" w:space="0" w:color="auto"/>
        <w:left w:val="none" w:sz="0" w:space="0" w:color="auto"/>
        <w:bottom w:val="none" w:sz="0" w:space="0" w:color="auto"/>
        <w:right w:val="none" w:sz="0" w:space="0" w:color="auto"/>
      </w:divBdr>
    </w:div>
    <w:div w:id="1799107129">
      <w:bodyDiv w:val="1"/>
      <w:marLeft w:val="0"/>
      <w:marRight w:val="0"/>
      <w:marTop w:val="0"/>
      <w:marBottom w:val="0"/>
      <w:divBdr>
        <w:top w:val="none" w:sz="0" w:space="0" w:color="auto"/>
        <w:left w:val="none" w:sz="0" w:space="0" w:color="auto"/>
        <w:bottom w:val="none" w:sz="0" w:space="0" w:color="auto"/>
        <w:right w:val="none" w:sz="0" w:space="0" w:color="auto"/>
      </w:divBdr>
    </w:div>
    <w:div w:id="1802842396">
      <w:bodyDiv w:val="1"/>
      <w:marLeft w:val="0"/>
      <w:marRight w:val="0"/>
      <w:marTop w:val="0"/>
      <w:marBottom w:val="0"/>
      <w:divBdr>
        <w:top w:val="none" w:sz="0" w:space="0" w:color="auto"/>
        <w:left w:val="none" w:sz="0" w:space="0" w:color="auto"/>
        <w:bottom w:val="none" w:sz="0" w:space="0" w:color="auto"/>
        <w:right w:val="none" w:sz="0" w:space="0" w:color="auto"/>
      </w:divBdr>
    </w:div>
    <w:div w:id="1817336142">
      <w:bodyDiv w:val="1"/>
      <w:marLeft w:val="0"/>
      <w:marRight w:val="0"/>
      <w:marTop w:val="0"/>
      <w:marBottom w:val="0"/>
      <w:divBdr>
        <w:top w:val="none" w:sz="0" w:space="0" w:color="auto"/>
        <w:left w:val="none" w:sz="0" w:space="0" w:color="auto"/>
        <w:bottom w:val="none" w:sz="0" w:space="0" w:color="auto"/>
        <w:right w:val="none" w:sz="0" w:space="0" w:color="auto"/>
      </w:divBdr>
    </w:div>
    <w:div w:id="1868788879">
      <w:bodyDiv w:val="1"/>
      <w:marLeft w:val="0"/>
      <w:marRight w:val="0"/>
      <w:marTop w:val="0"/>
      <w:marBottom w:val="0"/>
      <w:divBdr>
        <w:top w:val="none" w:sz="0" w:space="0" w:color="auto"/>
        <w:left w:val="none" w:sz="0" w:space="0" w:color="auto"/>
        <w:bottom w:val="none" w:sz="0" w:space="0" w:color="auto"/>
        <w:right w:val="none" w:sz="0" w:space="0" w:color="auto"/>
      </w:divBdr>
    </w:div>
    <w:div w:id="1872182069">
      <w:bodyDiv w:val="1"/>
      <w:marLeft w:val="0"/>
      <w:marRight w:val="0"/>
      <w:marTop w:val="0"/>
      <w:marBottom w:val="0"/>
      <w:divBdr>
        <w:top w:val="none" w:sz="0" w:space="0" w:color="auto"/>
        <w:left w:val="none" w:sz="0" w:space="0" w:color="auto"/>
        <w:bottom w:val="none" w:sz="0" w:space="0" w:color="auto"/>
        <w:right w:val="none" w:sz="0" w:space="0" w:color="auto"/>
      </w:divBdr>
    </w:div>
    <w:div w:id="1881891249">
      <w:bodyDiv w:val="1"/>
      <w:marLeft w:val="0"/>
      <w:marRight w:val="0"/>
      <w:marTop w:val="0"/>
      <w:marBottom w:val="0"/>
      <w:divBdr>
        <w:top w:val="none" w:sz="0" w:space="0" w:color="auto"/>
        <w:left w:val="none" w:sz="0" w:space="0" w:color="auto"/>
        <w:bottom w:val="none" w:sz="0" w:space="0" w:color="auto"/>
        <w:right w:val="none" w:sz="0" w:space="0" w:color="auto"/>
      </w:divBdr>
    </w:div>
    <w:div w:id="1923417361">
      <w:bodyDiv w:val="1"/>
      <w:marLeft w:val="0"/>
      <w:marRight w:val="0"/>
      <w:marTop w:val="0"/>
      <w:marBottom w:val="0"/>
      <w:divBdr>
        <w:top w:val="none" w:sz="0" w:space="0" w:color="auto"/>
        <w:left w:val="none" w:sz="0" w:space="0" w:color="auto"/>
        <w:bottom w:val="none" w:sz="0" w:space="0" w:color="auto"/>
        <w:right w:val="none" w:sz="0" w:space="0" w:color="auto"/>
      </w:divBdr>
    </w:div>
    <w:div w:id="1928726846">
      <w:bodyDiv w:val="1"/>
      <w:marLeft w:val="0"/>
      <w:marRight w:val="0"/>
      <w:marTop w:val="0"/>
      <w:marBottom w:val="0"/>
      <w:divBdr>
        <w:top w:val="none" w:sz="0" w:space="0" w:color="auto"/>
        <w:left w:val="none" w:sz="0" w:space="0" w:color="auto"/>
        <w:bottom w:val="none" w:sz="0" w:space="0" w:color="auto"/>
        <w:right w:val="none" w:sz="0" w:space="0" w:color="auto"/>
      </w:divBdr>
    </w:div>
    <w:div w:id="1971354289">
      <w:bodyDiv w:val="1"/>
      <w:marLeft w:val="0"/>
      <w:marRight w:val="0"/>
      <w:marTop w:val="0"/>
      <w:marBottom w:val="0"/>
      <w:divBdr>
        <w:top w:val="none" w:sz="0" w:space="0" w:color="auto"/>
        <w:left w:val="none" w:sz="0" w:space="0" w:color="auto"/>
        <w:bottom w:val="none" w:sz="0" w:space="0" w:color="auto"/>
        <w:right w:val="none" w:sz="0" w:space="0" w:color="auto"/>
      </w:divBdr>
    </w:div>
    <w:div w:id="1993675651">
      <w:bodyDiv w:val="1"/>
      <w:marLeft w:val="0"/>
      <w:marRight w:val="0"/>
      <w:marTop w:val="0"/>
      <w:marBottom w:val="0"/>
      <w:divBdr>
        <w:top w:val="none" w:sz="0" w:space="0" w:color="auto"/>
        <w:left w:val="none" w:sz="0" w:space="0" w:color="auto"/>
        <w:bottom w:val="none" w:sz="0" w:space="0" w:color="auto"/>
        <w:right w:val="none" w:sz="0" w:space="0" w:color="auto"/>
      </w:divBdr>
    </w:div>
    <w:div w:id="2035419464">
      <w:bodyDiv w:val="1"/>
      <w:marLeft w:val="0"/>
      <w:marRight w:val="0"/>
      <w:marTop w:val="0"/>
      <w:marBottom w:val="0"/>
      <w:divBdr>
        <w:top w:val="none" w:sz="0" w:space="0" w:color="auto"/>
        <w:left w:val="none" w:sz="0" w:space="0" w:color="auto"/>
        <w:bottom w:val="none" w:sz="0" w:space="0" w:color="auto"/>
        <w:right w:val="none" w:sz="0" w:space="0" w:color="auto"/>
      </w:divBdr>
    </w:div>
    <w:div w:id="2101750407">
      <w:bodyDiv w:val="1"/>
      <w:marLeft w:val="0"/>
      <w:marRight w:val="0"/>
      <w:marTop w:val="0"/>
      <w:marBottom w:val="0"/>
      <w:divBdr>
        <w:top w:val="none" w:sz="0" w:space="0" w:color="auto"/>
        <w:left w:val="none" w:sz="0" w:space="0" w:color="auto"/>
        <w:bottom w:val="none" w:sz="0" w:space="0" w:color="auto"/>
        <w:right w:val="none" w:sz="0" w:space="0" w:color="auto"/>
      </w:divBdr>
    </w:div>
    <w:div w:id="2115131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rsvgold.com/data/" TargetMode="External"/><Relationship Id="rId1" Type="http://schemas.openxmlformats.org/officeDocument/2006/relationships/hyperlink" Target="https://gatesopenresearch.org/articles/2-37"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microsoft.com/office/2018/08/relationships/commentsExtensible" Target="commentsExtensib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522C7-A01C-464B-AE9C-487A2292D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5509</TotalTime>
  <Pages>36</Pages>
  <Words>42235</Words>
  <Characters>240745</Characters>
  <Application>Microsoft Office Word</Application>
  <DocSecurity>0</DocSecurity>
  <Lines>2006</Lines>
  <Paragraphs>564</Paragraphs>
  <ScaleCrop>false</ScaleCrop>
  <HeadingPairs>
    <vt:vector size="2" baseType="variant">
      <vt:variant>
        <vt:lpstr>Title</vt:lpstr>
      </vt:variant>
      <vt:variant>
        <vt:i4>1</vt:i4>
      </vt:variant>
    </vt:vector>
  </HeadingPairs>
  <TitlesOfParts>
    <vt:vector size="1" baseType="lpstr">
      <vt:lpstr/>
    </vt:vector>
  </TitlesOfParts>
  <Company>University College London</Company>
  <LinksUpToDate>false</LinksUpToDate>
  <CharactersWithSpaces>282416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Lin, Ines</dc:creator>
  <cp:keywords/>
  <dc:description/>
  <cp:lastModifiedBy>Li Lin, Ines</cp:lastModifiedBy>
  <cp:revision>128</cp:revision>
  <dcterms:created xsi:type="dcterms:W3CDTF">2020-10-12T15:24:00Z</dcterms:created>
  <dcterms:modified xsi:type="dcterms:W3CDTF">2021-03-02T16:52:00Z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7bc5a560-3e19-3b27-a45e-281d5139a350</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